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7602C" w14:textId="77777777" w:rsidR="00115DCC" w:rsidRPr="00F45042" w:rsidRDefault="00115DCC" w:rsidP="00115DCC">
      <w:pPr>
        <w:spacing w:after="240" w:line="240" w:lineRule="auto"/>
        <w:rPr>
          <w:b/>
          <w:sz w:val="42"/>
          <w:szCs w:val="42"/>
        </w:rPr>
      </w:pPr>
      <w:r w:rsidRPr="00822BC2">
        <w:rPr>
          <w:b/>
          <w:sz w:val="42"/>
          <w:szCs w:val="42"/>
        </w:rPr>
        <w:t>Weisung</w:t>
      </w:r>
      <w:r w:rsidRPr="00F45042">
        <w:rPr>
          <w:b/>
          <w:sz w:val="42"/>
          <w:szCs w:val="42"/>
        </w:rPr>
        <w:t xml:space="preserve"> </w:t>
      </w:r>
    </w:p>
    <w:p w14:paraId="66F13174" w14:textId="77777777" w:rsidR="00115DCC" w:rsidRPr="003130C1" w:rsidRDefault="00115DCC" w:rsidP="00115DCC">
      <w:pPr>
        <w:spacing w:after="600" w:line="240" w:lineRule="auto"/>
      </w:pPr>
      <w:r w:rsidRPr="001D2A2B">
        <w:t xml:space="preserve">vom </w:t>
      </w:r>
      <w:r w:rsidR="00F15158" w:rsidRPr="006E0131">
        <w:rPr>
          <w:color w:val="FF0000"/>
        </w:rPr>
        <w:t>TT</w:t>
      </w:r>
      <w:r w:rsidRPr="006E0131">
        <w:rPr>
          <w:color w:val="FF0000"/>
        </w:rPr>
        <w:t xml:space="preserve">. </w:t>
      </w:r>
      <w:r w:rsidR="00F15158" w:rsidRPr="006E0131">
        <w:rPr>
          <w:color w:val="FF0000"/>
        </w:rPr>
        <w:t>Monat</w:t>
      </w:r>
      <w:r w:rsidRPr="006E0131">
        <w:rPr>
          <w:color w:val="FF0000"/>
        </w:rPr>
        <w:t xml:space="preserve"> </w:t>
      </w:r>
      <w:r w:rsidR="00F15158" w:rsidRPr="006E0131">
        <w:rPr>
          <w:color w:val="FF0000"/>
        </w:rPr>
        <w:t>JJJJ</w:t>
      </w:r>
      <w:r w:rsidRPr="006E0131">
        <w:rPr>
          <w:color w:val="FF0000"/>
        </w:rPr>
        <w:t xml:space="preserve"> </w:t>
      </w:r>
      <w:r w:rsidRPr="000674AF">
        <w:t xml:space="preserve">(Stand am </w:t>
      </w:r>
      <w:r w:rsidR="00F15158" w:rsidRPr="006E0131">
        <w:rPr>
          <w:color w:val="FF0000"/>
        </w:rPr>
        <w:t>TT</w:t>
      </w:r>
      <w:r w:rsidRPr="006E0131">
        <w:rPr>
          <w:color w:val="FF0000"/>
        </w:rPr>
        <w:t xml:space="preserve">. </w:t>
      </w:r>
      <w:r w:rsidR="00F15158" w:rsidRPr="006E0131">
        <w:rPr>
          <w:color w:val="FF0000"/>
        </w:rPr>
        <w:t>Monat JJJJ</w:t>
      </w:r>
      <w:r w:rsidRPr="001D2A2B">
        <w:t>)</w:t>
      </w:r>
      <w:r w:rsidR="000674AF">
        <w:t xml:space="preserve"> </w:t>
      </w:r>
      <w:r w:rsidR="000674AF" w:rsidRPr="000674AF">
        <w:rPr>
          <w:vanish/>
          <w:color w:val="FF0000"/>
        </w:rPr>
        <w:t>[Beispiel: vom 15. Januar 1998 (Stand am 25. Mai 2021)]</w:t>
      </w:r>
    </w:p>
    <w:p w14:paraId="4E031531" w14:textId="77777777" w:rsidR="00115DCC" w:rsidRPr="00F45042" w:rsidRDefault="00115DCC" w:rsidP="00115DCC">
      <w:pPr>
        <w:pStyle w:val="Sous-titre"/>
        <w:spacing w:line="240" w:lineRule="auto"/>
        <w:rPr>
          <w:sz w:val="36"/>
          <w:szCs w:val="36"/>
          <w:highlight w:val="white"/>
        </w:rPr>
      </w:pPr>
      <w:r>
        <w:rPr>
          <w:sz w:val="36"/>
          <w:szCs w:val="36"/>
          <w:highlight w:val="white"/>
        </w:rPr>
        <w:t>Amtliche Vermessung</w:t>
      </w:r>
    </w:p>
    <w:p w14:paraId="6750E1C6" w14:textId="4ECE0976" w:rsidR="00115DCC" w:rsidRPr="00981A76" w:rsidRDefault="00D07850" w:rsidP="00115DCC">
      <w:pPr>
        <w:pStyle w:val="Haupttitel"/>
        <w:spacing w:line="240" w:lineRule="auto"/>
        <w:rPr>
          <w:b w:val="0"/>
        </w:rPr>
      </w:pPr>
      <w:r w:rsidRPr="00981A76">
        <w:rPr>
          <w:b w:val="0"/>
          <w:bCs/>
        </w:rPr>
        <w:t>Webservice (Aufruf eines Auszugs)</w:t>
      </w:r>
    </w:p>
    <w:p w14:paraId="24F25521" w14:textId="77777777" w:rsidR="00115DCC" w:rsidRPr="003130C1" w:rsidRDefault="00115DCC" w:rsidP="00115DCC">
      <w:pPr>
        <w:spacing w:line="240" w:lineRule="auto"/>
      </w:pPr>
    </w:p>
    <w:p w14:paraId="7935623C" w14:textId="043DAA18" w:rsidR="00A93600" w:rsidRPr="00A93600" w:rsidRDefault="006C099C" w:rsidP="00A93600">
      <w:pPr>
        <w:rPr>
          <w:vanish/>
          <w:color w:val="FF0000"/>
        </w:rPr>
      </w:pPr>
      <w:r>
        <w:rPr>
          <w:noProof/>
          <w:lang w:eastAsia="de-CH"/>
        </w:rPr>
        <mc:AlternateContent>
          <mc:Choice Requires="wps">
            <w:drawing>
              <wp:anchor distT="0" distB="0" distL="114300" distR="114300" simplePos="0" relativeHeight="251670528" behindDoc="0" locked="1" layoutInCell="1" allowOverlap="1" wp14:anchorId="252EED78" wp14:editId="377A9A09">
                <wp:simplePos x="0" y="0"/>
                <wp:positionH relativeFrom="column">
                  <wp:posOffset>-635</wp:posOffset>
                </wp:positionH>
                <wp:positionV relativeFrom="page">
                  <wp:posOffset>6040120</wp:posOffset>
                </wp:positionV>
                <wp:extent cx="5796280" cy="3887470"/>
                <wp:effectExtent l="0" t="0" r="0" b="0"/>
                <wp:wrapSquare wrapText="bothSides"/>
                <wp:docPr id="230" name="Textfeld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6280" cy="388747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03DB8518" w14:textId="77777777" w:rsidR="004825A7" w:rsidRPr="006E0131" w:rsidRDefault="004825A7" w:rsidP="008C67AE">
                            <w:pPr>
                              <w:rPr>
                                <w:color w:val="FF0000"/>
                                <w:lang w:eastAsia="de-CH"/>
                              </w:rPr>
                            </w:pPr>
                            <w:r w:rsidRPr="00F778B5">
                              <w:rPr>
                                <w:b/>
                              </w:rPr>
                              <w:t xml:space="preserve">Mitwirkung </w:t>
                            </w:r>
                            <w:r w:rsidRPr="006E0131">
                              <w:rPr>
                                <w:vanish/>
                                <w:color w:val="FF0000"/>
                                <w:lang w:eastAsia="de-CH"/>
                              </w:rPr>
                              <w:t>Es werden mitwirkende Organisationen aufgeführt, keine Personen, untenstehend Beispiele</w:t>
                            </w:r>
                          </w:p>
                          <w:p w14:paraId="178D8FB6" w14:textId="08F4B98D" w:rsidR="004825A7" w:rsidRPr="00362076" w:rsidRDefault="004825A7" w:rsidP="00362076">
                            <w:pPr>
                              <w:rPr>
                                <w:shd w:val="clear" w:color="auto" w:fill="FFFFFF"/>
                              </w:rPr>
                            </w:pPr>
                            <w:r>
                              <w:rPr>
                                <w:shd w:val="clear" w:color="auto" w:fill="FFFFFF"/>
                              </w:rPr>
                              <w:t xml:space="preserve">EGBA </w:t>
                            </w:r>
                            <w:r w:rsidRPr="00FB69DA">
                              <w:rPr>
                                <w:shd w:val="clear" w:color="auto" w:fill="FFFFFF"/>
                              </w:rPr>
                              <w:t>Eidgenössisches Amt für Grundbuch- und Bodenrecht</w:t>
                            </w:r>
                            <w:r>
                              <w:rPr>
                                <w:shd w:val="clear" w:color="auto" w:fill="FFFFFF"/>
                              </w:rPr>
                              <w:br/>
                            </w:r>
                            <w:r w:rsidRPr="00362076">
                              <w:rPr>
                                <w:shd w:val="clear" w:color="auto" w:fill="FFFFFF"/>
                              </w:rPr>
                              <w:t>KGK Konferenz der kantonalen Geoinformations- und Katasterstellen</w:t>
                            </w:r>
                            <w:r w:rsidRPr="00362076">
                              <w:rPr>
                                <w:shd w:val="clear" w:color="auto" w:fill="FFFFFF"/>
                              </w:rPr>
                              <w:br/>
                            </w:r>
                            <w:r w:rsidRPr="00FB705F">
                              <w:rPr>
                                <w:highlight w:val="yellow"/>
                                <w:shd w:val="clear" w:color="auto" w:fill="FFFFFF"/>
                              </w:rPr>
                              <w:t>KSG Konferenz der Schweizerischen Grundbuchführung</w:t>
                            </w:r>
                          </w:p>
                          <w:p w14:paraId="2CCEF01E" w14:textId="77777777" w:rsidR="004825A7" w:rsidRPr="00F778B5" w:rsidRDefault="004825A7" w:rsidP="001A383D">
                            <w:pPr>
                              <w:pStyle w:val="TextDeckblatt"/>
                              <w:jc w:val="both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Herausgeber</w:t>
                            </w:r>
                          </w:p>
                          <w:p w14:paraId="19DE6ED1" w14:textId="5A9950D9" w:rsidR="004825A7" w:rsidRPr="00F778B5" w:rsidRDefault="004825A7" w:rsidP="008C67AE">
                            <w:pPr>
                              <w:pStyle w:val="TextDeckblatt"/>
                            </w:pPr>
                            <w:r w:rsidRPr="00F778B5">
                              <w:t xml:space="preserve">Bundesamt für Landestopografie swisstopo </w:t>
                            </w:r>
                            <w:r>
                              <w:br/>
                              <w:t>Fachstelle</w:t>
                            </w:r>
                            <w:r w:rsidRPr="00F778B5">
                              <w:t xml:space="preserve"> Eidgenössische Vermessungsdirektion</w:t>
                            </w:r>
                            <w:r>
                              <w:br/>
                            </w:r>
                            <w:proofErr w:type="spellStart"/>
                            <w:r w:rsidRPr="00F778B5">
                              <w:t>Seftigenstrasse</w:t>
                            </w:r>
                            <w:proofErr w:type="spellEnd"/>
                            <w:r w:rsidRPr="00F778B5">
                              <w:t xml:space="preserve"> 264, CH-3084 Wabern</w:t>
                            </w:r>
                            <w:r>
                              <w:br/>
                            </w:r>
                            <w:hyperlink r:id="rId8" w:history="1">
                              <w:r w:rsidRPr="00DB2A26">
                                <w:rPr>
                                  <w:rStyle w:val="Lienhypertexte"/>
                                </w:rPr>
                                <w:t>vermessung@swisstopo.ch</w:t>
                              </w:r>
                            </w:hyperlink>
                            <w:r w:rsidRPr="00F778B5">
                              <w:t xml:space="preserve"> / </w:t>
                            </w:r>
                            <w:hyperlink r:id="rId9" w:history="1">
                              <w:r>
                                <w:rPr>
                                  <w:rStyle w:val="Lienhypertexte"/>
                                </w:rPr>
                                <w:t>www.cadastre-manual.admin.ch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none" lIns="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2EED78" id="_x0000_t202" coordsize="21600,21600" o:spt="202" path="m,l,21600r21600,l21600,xe">
                <v:stroke joinstyle="miter"/>
                <v:path gradientshapeok="t" o:connecttype="rect"/>
              </v:shapetype>
              <v:shape id="Textfeld 230" o:spid="_x0000_s1026" type="#_x0000_t202" style="position:absolute;margin-left:-.05pt;margin-top:475.6pt;width:456.4pt;height:306.1pt;z-index:25167052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" filled="f" stroked="f" strokeweight="0">
                <v:textbox inset="0">
                  <w:txbxContent>
                    <w:p w14:paraId="03DB8518" w14:textId="77777777" w:rsidR="004825A7" w:rsidRPr="006E0131" w:rsidRDefault="004825A7" w:rsidP="008C67AE">
                      <w:pPr>
                        <w:rPr>
                          <w:color w:val="FF0000"/>
                          <w:lang w:eastAsia="de-CH"/>
                        </w:rPr>
                      </w:pPr>
                      <w:r w:rsidRPr="00F778B5">
                        <w:rPr>
                          <w:b/>
                        </w:rPr>
                        <w:t xml:space="preserve">Mitwirkung </w:t>
                      </w:r>
                      <w:r w:rsidRPr="006E0131">
                        <w:rPr>
                          <w:vanish/>
                          <w:color w:val="FF0000"/>
                          <w:lang w:eastAsia="de-CH"/>
                        </w:rPr>
                        <w:t>Es werden mitwirkende Organisationen aufgeführt, keine Personen, untenstehend Beispiele</w:t>
                      </w:r>
                    </w:p>
                    <w:p w14:paraId="178D8FB6" w14:textId="08F4B98D" w:rsidR="004825A7" w:rsidRPr="00362076" w:rsidRDefault="004825A7" w:rsidP="00362076">
                      <w:pPr>
                        <w:rPr>
                          <w:shd w:val="clear" w:color="auto" w:fill="FFFFFF"/>
                        </w:rPr>
                      </w:pPr>
                      <w:r>
                        <w:rPr>
                          <w:shd w:val="clear" w:color="auto" w:fill="FFFFFF"/>
                        </w:rPr>
                        <w:t xml:space="preserve">EGBA </w:t>
                      </w:r>
                      <w:r w:rsidRPr="00FB69DA">
                        <w:rPr>
                          <w:shd w:val="clear" w:color="auto" w:fill="FFFFFF"/>
                        </w:rPr>
                        <w:t>Eidgenössisches Amt für Grundbuch- und Bodenrecht</w:t>
                      </w:r>
                      <w:r>
                        <w:rPr>
                          <w:shd w:val="clear" w:color="auto" w:fill="FFFFFF"/>
                        </w:rPr>
                        <w:br/>
                      </w:r>
                      <w:r w:rsidRPr="00362076">
                        <w:rPr>
                          <w:shd w:val="clear" w:color="auto" w:fill="FFFFFF"/>
                        </w:rPr>
                        <w:t>KGK Konferenz der kantonalen Geoinformations- und Katasterstellen</w:t>
                      </w:r>
                      <w:r w:rsidRPr="00362076">
                        <w:rPr>
                          <w:shd w:val="clear" w:color="auto" w:fill="FFFFFF"/>
                        </w:rPr>
                        <w:br/>
                      </w:r>
                      <w:r w:rsidRPr="00FB705F">
                        <w:rPr>
                          <w:highlight w:val="yellow"/>
                          <w:shd w:val="clear" w:color="auto" w:fill="FFFFFF"/>
                        </w:rPr>
                        <w:t>KSG Konferenz der Schweizerischen Grundbuchführung</w:t>
                      </w:r>
                    </w:p>
                    <w:p w14:paraId="2CCEF01E" w14:textId="77777777" w:rsidR="004825A7" w:rsidRPr="00F778B5" w:rsidRDefault="004825A7" w:rsidP="001A383D">
                      <w:pPr>
                        <w:pStyle w:val="TextDeckblatt"/>
                        <w:jc w:val="both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Herausgeber</w:t>
                      </w:r>
                    </w:p>
                    <w:p w14:paraId="19DE6ED1" w14:textId="5A9950D9" w:rsidR="004825A7" w:rsidRPr="00F778B5" w:rsidRDefault="004825A7" w:rsidP="008C67AE">
                      <w:pPr>
                        <w:pStyle w:val="TextDeckblatt"/>
                      </w:pPr>
                      <w:r w:rsidRPr="00F778B5">
                        <w:t xml:space="preserve">Bundesamt für Landestopografie swisstopo </w:t>
                      </w:r>
                      <w:r>
                        <w:br/>
                        <w:t>Fachstelle</w:t>
                      </w:r>
                      <w:r w:rsidRPr="00F778B5">
                        <w:t xml:space="preserve"> Eidgenössische Vermessungsdirektion</w:t>
                      </w:r>
                      <w:r>
                        <w:br/>
                      </w:r>
                      <w:proofErr w:type="spellStart"/>
                      <w:r w:rsidRPr="00F778B5">
                        <w:t>Seftigenstrasse</w:t>
                      </w:r>
                      <w:proofErr w:type="spellEnd"/>
                      <w:r w:rsidRPr="00F778B5">
                        <w:t xml:space="preserve"> 264, CH-3084 Wabern</w:t>
                      </w:r>
                      <w:r>
                        <w:br/>
                      </w:r>
                      <w:hyperlink r:id="rId10" w:history="1">
                        <w:r w:rsidRPr="00DB2A26">
                          <w:rPr>
                            <w:rStyle w:val="Lienhypertexte"/>
                          </w:rPr>
                          <w:t>vermessung@swisstopo.ch</w:t>
                        </w:r>
                      </w:hyperlink>
                      <w:r w:rsidRPr="00F778B5">
                        <w:t xml:space="preserve"> / </w:t>
                      </w:r>
                      <w:hyperlink r:id="rId11" w:history="1">
                        <w:r>
                          <w:rPr>
                            <w:rStyle w:val="Lienhypertexte"/>
                          </w:rPr>
                          <w:t>www.cadastre-manual.admin.ch</w:t>
                        </w:r>
                      </w:hyperlink>
                    </w:p>
                  </w:txbxContent>
                </v:textbox>
                <w10:wrap type="square" anchory="page"/>
                <w10:anchorlock/>
              </v:shape>
            </w:pict>
          </mc:Fallback>
        </mc:AlternateContent>
      </w:r>
    </w:p>
    <w:p w14:paraId="1006868B" w14:textId="77777777" w:rsidR="00F778B5" w:rsidRPr="00F15146" w:rsidRDefault="008C67AE" w:rsidP="00D41995">
      <w:pPr>
        <w:pStyle w:val="TextDeckblatt"/>
      </w:pPr>
      <w:r>
        <w:br w:type="column"/>
      </w:r>
    </w:p>
    <w:p w14:paraId="656447F4" w14:textId="77777777" w:rsidR="00C3446F" w:rsidRPr="00260B47" w:rsidRDefault="008C67AE" w:rsidP="001E749A">
      <w:pPr>
        <w:rPr>
          <w:highlight w:val="yellow"/>
        </w:rPr>
      </w:pPr>
      <w:r>
        <w:rPr>
          <w:noProof/>
          <w:lang w:eastAsia="de-CH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EBDC3AB" wp14:editId="41084635">
                <wp:simplePos x="0" y="0"/>
                <wp:positionH relativeFrom="column">
                  <wp:posOffset>-1270</wp:posOffset>
                </wp:positionH>
                <wp:positionV relativeFrom="paragraph">
                  <wp:posOffset>7363425</wp:posOffset>
                </wp:positionV>
                <wp:extent cx="1828800" cy="1236345"/>
                <wp:effectExtent l="0" t="0" r="0" b="1905"/>
                <wp:wrapSquare wrapText="bothSides"/>
                <wp:docPr id="224" name="Textfeld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23634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1B59541A" w14:textId="77777777" w:rsidR="004825A7" w:rsidRDefault="004825A7" w:rsidP="006D01F4">
                            <w:r w:rsidRPr="00A020EC">
                              <w:t>Originalsprache: Deutsch</w:t>
                            </w:r>
                            <w:r>
                              <w:rPr>
                                <w:color w:val="FF0000"/>
                              </w:rPr>
                              <w:t xml:space="preserve"> </w:t>
                            </w:r>
                            <w:r w:rsidRPr="00332FF1">
                              <w:rPr>
                                <w:vanish/>
                                <w:color w:val="FF0000"/>
                              </w:rPr>
                              <w:t>[Überprüfen]</w:t>
                            </w:r>
                          </w:p>
                          <w:p w14:paraId="4CFC2922" w14:textId="77777777" w:rsidR="004825A7" w:rsidRDefault="004825A7" w:rsidP="006D01F4">
                            <w:r w:rsidRPr="00D41995">
                              <w:t xml:space="preserve">Aktenzeichen: </w:t>
                            </w:r>
                            <w:r w:rsidRPr="00D07850">
                              <w:rPr>
                                <w:highlight w:val="yellow"/>
                              </w:rPr>
                              <w:fldChar w:fldCharType="begin" w:fldLock="1"/>
                            </w:r>
                            <w:r w:rsidRPr="00D07850">
                              <w:rPr>
                                <w:highlight w:val="yellow"/>
                              </w:rPr>
                              <w:instrText xml:space="preserve"> DOCVARIABLE  "VLM:Dokument.Geschaeftsdetails.Geschaeftsnummer"  \* MERGEFORMAT </w:instrText>
                            </w:r>
                            <w:r w:rsidRPr="00D07850">
                              <w:rPr>
                                <w:highlight w:val="yellow"/>
                              </w:rPr>
                              <w:fldChar w:fldCharType="separate"/>
                            </w:r>
                            <w:r w:rsidRPr="00D07850">
                              <w:rPr>
                                <w:highlight w:val="yellow"/>
                              </w:rPr>
                              <w:t>swisstopo-032.2-4/2</w:t>
                            </w:r>
                            <w:r w:rsidRPr="00D07850">
                              <w:rPr>
                                <w:highlight w:val="yellow"/>
                              </w:rPr>
                              <w:fldChar w:fldCharType="end"/>
                            </w:r>
                            <w:r>
                              <w:rPr>
                                <w:color w:val="FF0000"/>
                              </w:rPr>
                              <w:t xml:space="preserve"> </w:t>
                            </w:r>
                            <w:r w:rsidRPr="00332FF1">
                              <w:rPr>
                                <w:vanish/>
                                <w:color w:val="FF0000"/>
                              </w:rPr>
                              <w:t>[Überprüfen]</w:t>
                            </w:r>
                          </w:p>
                          <w:p w14:paraId="00C2E655" w14:textId="77777777" w:rsidR="004825A7" w:rsidRDefault="004825A7" w:rsidP="006D01F4"/>
                          <w:p w14:paraId="500AEA59" w14:textId="77777777" w:rsidR="004825A7" w:rsidRDefault="004825A7" w:rsidP="006D01F4">
                            <w:pPr>
                              <w:jc w:val="both"/>
                            </w:pPr>
                            <w:r>
                              <w:t>Die geschlechtsspezifische Differenzierung wird aus Gründen der Lesbarkeit nicht durchgängig umgesetzt.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BDC3AB" id="Textfeld 224" o:spid="_x0000_s1027" type="#_x0000_t202" style="position:absolute;margin-left:-.1pt;margin-top:579.8pt;width:2in;height:97.35pt;z-index:2516848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" filled="f" stroked="f" strokeweight="0">
                <v:textbox inset="0">
                  <w:txbxContent>
                    <w:p w14:paraId="1B59541A" w14:textId="77777777" w:rsidR="004825A7" w:rsidRDefault="004825A7" w:rsidP="006D01F4">
                      <w:r w:rsidRPr="00A020EC">
                        <w:t>Originalsprache: Deutsch</w:t>
                      </w:r>
                      <w:r>
                        <w:rPr>
                          <w:color w:val="FF0000"/>
                        </w:rPr>
                        <w:t xml:space="preserve"> </w:t>
                      </w:r>
                      <w:r w:rsidRPr="00332FF1">
                        <w:rPr>
                          <w:vanish/>
                          <w:color w:val="FF0000"/>
                        </w:rPr>
                        <w:t>[Überprüfen]</w:t>
                      </w:r>
                    </w:p>
                    <w:p w14:paraId="4CFC2922" w14:textId="77777777" w:rsidR="004825A7" w:rsidRDefault="004825A7" w:rsidP="006D01F4">
                      <w:r w:rsidRPr="00D41995">
                        <w:t xml:space="preserve">Aktenzeichen: </w:t>
                      </w:r>
                      <w:r w:rsidRPr="00D07850">
                        <w:rPr>
                          <w:highlight w:val="yellow"/>
                        </w:rPr>
                        <w:fldChar w:fldCharType="begin" w:fldLock="1"/>
                      </w:r>
                      <w:r w:rsidRPr="00D07850">
                        <w:rPr>
                          <w:highlight w:val="yellow"/>
                        </w:rPr>
                        <w:instrText xml:space="preserve"> DOCVARIABLE  "VLM:Dokument.Geschaeftsdetails.Geschaeftsnummer"  \* MERGEFORMAT </w:instrText>
                      </w:r>
                      <w:r w:rsidRPr="00D07850">
                        <w:rPr>
                          <w:highlight w:val="yellow"/>
                        </w:rPr>
                        <w:fldChar w:fldCharType="separate"/>
                      </w:r>
                      <w:r w:rsidRPr="00D07850">
                        <w:rPr>
                          <w:highlight w:val="yellow"/>
                        </w:rPr>
                        <w:t>swisstopo-032.2-4/2</w:t>
                      </w:r>
                      <w:r w:rsidRPr="00D07850">
                        <w:rPr>
                          <w:highlight w:val="yellow"/>
                        </w:rPr>
                        <w:fldChar w:fldCharType="end"/>
                      </w:r>
                      <w:r>
                        <w:rPr>
                          <w:color w:val="FF0000"/>
                        </w:rPr>
                        <w:t xml:space="preserve"> </w:t>
                      </w:r>
                      <w:r w:rsidRPr="00332FF1">
                        <w:rPr>
                          <w:vanish/>
                          <w:color w:val="FF0000"/>
                        </w:rPr>
                        <w:t>[Überprüfen]</w:t>
                      </w:r>
                    </w:p>
                    <w:p w14:paraId="00C2E655" w14:textId="77777777" w:rsidR="004825A7" w:rsidRDefault="004825A7" w:rsidP="006D01F4"/>
                    <w:p w14:paraId="500AEA59" w14:textId="77777777" w:rsidR="004825A7" w:rsidRDefault="004825A7" w:rsidP="006D01F4">
                      <w:pPr>
                        <w:jc w:val="both"/>
                      </w:pPr>
                      <w:r>
                        <w:t>Die geschlechtsspezifische Differenzierung wird aus Gründen der Lesbarkeit nicht durchgängig umgesetzt.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00C6">
        <w:br w:type="column"/>
      </w:r>
      <w:r w:rsidR="002E39C4" w:rsidRPr="001E749A">
        <w:rPr>
          <w:b/>
          <w:sz w:val="28"/>
          <w:szCs w:val="28"/>
        </w:rPr>
        <w:lastRenderedPageBreak/>
        <w:t>Inhaltsverzeichnis</w:t>
      </w:r>
      <w:r w:rsidR="002E39C4">
        <w:t xml:space="preserve"> </w:t>
      </w:r>
      <w:r w:rsidR="00260B47" w:rsidRPr="00A62C97">
        <w:rPr>
          <w:vanish/>
          <w:color w:val="FF0000"/>
        </w:rPr>
        <w:t xml:space="preserve">Verzeichnis manuell aktualisieren: </w:t>
      </w:r>
      <w:r w:rsidR="00260B47" w:rsidRPr="00A62C97">
        <w:rPr>
          <w:vanish/>
          <w:color w:val="FF0000"/>
          <w:sz w:val="14"/>
        </w:rPr>
        <w:t>«Rechtsklick &gt; Felder aktualisieren &gt; Gesamtes Verz.»</w:t>
      </w:r>
    </w:p>
    <w:p w14:paraId="5AB1F529" w14:textId="56418B9B" w:rsidR="00F10FE9" w:rsidRDefault="00C3446F">
      <w:pPr>
        <w:pStyle w:val="TM1"/>
        <w:rPr>
          <w:rFonts w:asciiTheme="minorHAnsi" w:eastAsiaTheme="minorEastAsia" w:hAnsiTheme="minorHAnsi"/>
          <w:b w:val="0"/>
          <w:szCs w:val="22"/>
          <w:lang w:val="fr-CH" w:eastAsia="ja-JP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27974774" w:history="1">
        <w:r w:rsidR="00F10FE9" w:rsidRPr="00E51FF4">
          <w:rPr>
            <w:rStyle w:val="Lienhypertexte"/>
          </w:rPr>
          <w:t>Abkürzungen</w:t>
        </w:r>
        <w:r w:rsidR="00F10FE9">
          <w:rPr>
            <w:webHidden/>
          </w:rPr>
          <w:tab/>
        </w:r>
        <w:r w:rsidR="00F10FE9">
          <w:rPr>
            <w:webHidden/>
          </w:rPr>
          <w:fldChar w:fldCharType="begin"/>
        </w:r>
        <w:r w:rsidR="00F10FE9">
          <w:rPr>
            <w:webHidden/>
          </w:rPr>
          <w:instrText xml:space="preserve"> PAGEREF _Toc127974774 \h </w:instrText>
        </w:r>
        <w:r w:rsidR="00F10FE9">
          <w:rPr>
            <w:webHidden/>
          </w:rPr>
        </w:r>
        <w:r w:rsidR="00F10FE9">
          <w:rPr>
            <w:webHidden/>
          </w:rPr>
          <w:fldChar w:fldCharType="separate"/>
        </w:r>
        <w:r w:rsidR="00F10FE9">
          <w:rPr>
            <w:webHidden/>
          </w:rPr>
          <w:t>4</w:t>
        </w:r>
        <w:r w:rsidR="00F10FE9">
          <w:rPr>
            <w:webHidden/>
          </w:rPr>
          <w:fldChar w:fldCharType="end"/>
        </w:r>
      </w:hyperlink>
    </w:p>
    <w:p w14:paraId="78170400" w14:textId="55E3FC07" w:rsidR="00F10FE9" w:rsidRDefault="00F10FE9">
      <w:pPr>
        <w:pStyle w:val="TM1"/>
        <w:rPr>
          <w:rFonts w:asciiTheme="minorHAnsi" w:eastAsiaTheme="minorEastAsia" w:hAnsiTheme="minorHAnsi"/>
          <w:b w:val="0"/>
          <w:szCs w:val="22"/>
          <w:lang w:val="fr-CH" w:eastAsia="ja-JP"/>
        </w:rPr>
      </w:pPr>
      <w:hyperlink w:anchor="_Toc127974775" w:history="1">
        <w:r w:rsidRPr="00E51FF4">
          <w:rPr>
            <w:rStyle w:val="Lienhypertexte"/>
          </w:rPr>
          <w:t>1.</w:t>
        </w:r>
        <w:r>
          <w:rPr>
            <w:rFonts w:asciiTheme="minorHAnsi" w:eastAsiaTheme="minorEastAsia" w:hAnsiTheme="minorHAnsi"/>
            <w:b w:val="0"/>
            <w:szCs w:val="22"/>
            <w:lang w:val="fr-CH" w:eastAsia="ja-JP"/>
          </w:rPr>
          <w:tab/>
        </w:r>
        <w:r w:rsidRPr="00E51FF4">
          <w:rPr>
            <w:rStyle w:val="Lienhypertexte"/>
          </w:rPr>
          <w:t>Einleitung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_Toc127974775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26017999" w14:textId="4830D97C" w:rsidR="00F10FE9" w:rsidRDefault="00F10FE9">
      <w:pPr>
        <w:pStyle w:val="TM2"/>
        <w:rPr>
          <w:rFonts w:asciiTheme="minorHAnsi" w:eastAsiaTheme="minorEastAsia" w:hAnsiTheme="minorHAnsi"/>
          <w:sz w:val="22"/>
          <w:szCs w:val="22"/>
          <w:lang w:val="fr-CH" w:eastAsia="ja-JP"/>
        </w:rPr>
      </w:pPr>
      <w:hyperlink w:anchor="_Toc127974776" w:history="1">
        <w:r w:rsidRPr="00E51FF4">
          <w:rPr>
            <w:rStyle w:val="Lienhypertexte"/>
          </w:rPr>
          <w:t>1.1.</w:t>
        </w:r>
        <w:r>
          <w:rPr>
            <w:rFonts w:asciiTheme="minorHAnsi" w:eastAsiaTheme="minorEastAsia" w:hAnsiTheme="minorHAnsi"/>
            <w:sz w:val="22"/>
            <w:szCs w:val="22"/>
            <w:lang w:val="fr-CH" w:eastAsia="ja-JP"/>
          </w:rPr>
          <w:tab/>
        </w:r>
        <w:r w:rsidRPr="00E51FF4">
          <w:rPr>
            <w:rStyle w:val="Lienhypertexte"/>
          </w:rPr>
          <w:t>Ziel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_Toc127974776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21A2B754" w14:textId="7D4BB348" w:rsidR="00F10FE9" w:rsidRDefault="00F10FE9">
      <w:pPr>
        <w:pStyle w:val="TM2"/>
        <w:rPr>
          <w:rFonts w:asciiTheme="minorHAnsi" w:eastAsiaTheme="minorEastAsia" w:hAnsiTheme="minorHAnsi"/>
          <w:sz w:val="22"/>
          <w:szCs w:val="22"/>
          <w:lang w:val="fr-CH" w:eastAsia="ja-JP"/>
        </w:rPr>
      </w:pPr>
      <w:hyperlink w:anchor="_Toc127974777" w:history="1">
        <w:r w:rsidRPr="00E51FF4">
          <w:rPr>
            <w:rStyle w:val="Lienhypertexte"/>
          </w:rPr>
          <w:t>1.2.</w:t>
        </w:r>
        <w:r>
          <w:rPr>
            <w:rFonts w:asciiTheme="minorHAnsi" w:eastAsiaTheme="minorEastAsia" w:hAnsiTheme="minorHAnsi"/>
            <w:sz w:val="22"/>
            <w:szCs w:val="22"/>
            <w:lang w:val="fr-CH" w:eastAsia="ja-JP"/>
          </w:rPr>
          <w:tab/>
        </w:r>
        <w:r w:rsidRPr="00E51FF4">
          <w:rPr>
            <w:rStyle w:val="Lienhypertexte"/>
          </w:rPr>
          <w:t>Geltungsbereich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_Toc127974777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7A5FD5B2" w14:textId="4E7656AB" w:rsidR="00F10FE9" w:rsidRDefault="00F10FE9">
      <w:pPr>
        <w:pStyle w:val="TM2"/>
        <w:rPr>
          <w:rFonts w:asciiTheme="minorHAnsi" w:eastAsiaTheme="minorEastAsia" w:hAnsiTheme="minorHAnsi"/>
          <w:sz w:val="22"/>
          <w:szCs w:val="22"/>
          <w:lang w:val="fr-CH" w:eastAsia="ja-JP"/>
        </w:rPr>
      </w:pPr>
      <w:hyperlink w:anchor="_Toc127974778" w:history="1">
        <w:r w:rsidRPr="00E51FF4">
          <w:rPr>
            <w:rStyle w:val="Lienhypertexte"/>
          </w:rPr>
          <w:t>1.3.</w:t>
        </w:r>
        <w:r>
          <w:rPr>
            <w:rFonts w:asciiTheme="minorHAnsi" w:eastAsiaTheme="minorEastAsia" w:hAnsiTheme="minorHAnsi"/>
            <w:sz w:val="22"/>
            <w:szCs w:val="22"/>
            <w:lang w:val="fr-CH" w:eastAsia="ja-JP"/>
          </w:rPr>
          <w:tab/>
        </w:r>
        <w:r w:rsidRPr="00E51FF4">
          <w:rPr>
            <w:rStyle w:val="Lienhypertexte"/>
          </w:rPr>
          <w:t xml:space="preserve">Rechtliche Grundlagen 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_Toc127974778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4996191B" w14:textId="375CE6F4" w:rsidR="00F10FE9" w:rsidRDefault="00F10FE9">
      <w:pPr>
        <w:pStyle w:val="TM2"/>
        <w:rPr>
          <w:rFonts w:asciiTheme="minorHAnsi" w:eastAsiaTheme="minorEastAsia" w:hAnsiTheme="minorHAnsi"/>
          <w:sz w:val="22"/>
          <w:szCs w:val="22"/>
          <w:lang w:val="fr-CH" w:eastAsia="ja-JP"/>
        </w:rPr>
      </w:pPr>
      <w:hyperlink w:anchor="_Toc127974779" w:history="1">
        <w:r w:rsidRPr="00E51FF4">
          <w:rPr>
            <w:rStyle w:val="Lienhypertexte"/>
          </w:rPr>
          <w:t>1.4.</w:t>
        </w:r>
        <w:r>
          <w:rPr>
            <w:rFonts w:asciiTheme="minorHAnsi" w:eastAsiaTheme="minorEastAsia" w:hAnsiTheme="minorHAnsi"/>
            <w:sz w:val="22"/>
            <w:szCs w:val="22"/>
            <w:lang w:val="fr-CH" w:eastAsia="ja-JP"/>
          </w:rPr>
          <w:tab/>
        </w:r>
        <w:r w:rsidRPr="00E51FF4">
          <w:rPr>
            <w:rStyle w:val="Lienhypertexte"/>
          </w:rPr>
          <w:t xml:space="preserve">Vorschriften 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_Toc127974779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1E4DFC00" w14:textId="1090558A" w:rsidR="00F10FE9" w:rsidRDefault="00F10FE9">
      <w:pPr>
        <w:pStyle w:val="TM1"/>
        <w:rPr>
          <w:rFonts w:asciiTheme="minorHAnsi" w:eastAsiaTheme="minorEastAsia" w:hAnsiTheme="minorHAnsi"/>
          <w:b w:val="0"/>
          <w:szCs w:val="22"/>
          <w:lang w:val="fr-CH" w:eastAsia="ja-JP"/>
        </w:rPr>
      </w:pPr>
      <w:hyperlink w:anchor="_Toc127974780" w:history="1">
        <w:r w:rsidRPr="00E51FF4">
          <w:rPr>
            <w:rStyle w:val="Lienhypertexte"/>
            <w:lang w:val="en-US"/>
          </w:rPr>
          <w:t>2.</w:t>
        </w:r>
        <w:r>
          <w:rPr>
            <w:rFonts w:asciiTheme="minorHAnsi" w:eastAsiaTheme="minorEastAsia" w:hAnsiTheme="minorHAnsi"/>
            <w:b w:val="0"/>
            <w:szCs w:val="22"/>
            <w:lang w:val="fr-CH" w:eastAsia="ja-JP"/>
          </w:rPr>
          <w:tab/>
        </w:r>
        <w:r w:rsidRPr="00E51FF4">
          <w:rPr>
            <w:rStyle w:val="Lienhypertexte"/>
          </w:rPr>
          <w:t>Grundprinzipien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_Toc127974780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30C941A6" w14:textId="365D1A53" w:rsidR="00F10FE9" w:rsidRDefault="00F10FE9">
      <w:pPr>
        <w:pStyle w:val="TM1"/>
        <w:rPr>
          <w:rFonts w:asciiTheme="minorHAnsi" w:eastAsiaTheme="minorEastAsia" w:hAnsiTheme="minorHAnsi"/>
          <w:b w:val="0"/>
          <w:szCs w:val="22"/>
          <w:lang w:val="fr-CH" w:eastAsia="ja-JP"/>
        </w:rPr>
      </w:pPr>
      <w:hyperlink w:anchor="_Toc127974781" w:history="1">
        <w:r w:rsidRPr="00E51FF4">
          <w:rPr>
            <w:rStyle w:val="Lienhypertexte"/>
          </w:rPr>
          <w:t>3.</w:t>
        </w:r>
        <w:r>
          <w:rPr>
            <w:rFonts w:asciiTheme="minorHAnsi" w:eastAsiaTheme="minorEastAsia" w:hAnsiTheme="minorHAnsi"/>
            <w:b w:val="0"/>
            <w:szCs w:val="22"/>
            <w:lang w:val="fr-CH" w:eastAsia="ja-JP"/>
          </w:rPr>
          <w:tab/>
        </w:r>
        <w:r w:rsidRPr="00E51FF4">
          <w:rPr>
            <w:rStyle w:val="Lienhypertexte"/>
          </w:rPr>
          <w:t>Funktionen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_Toc127974781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33E8593E" w14:textId="1A1EC9F7" w:rsidR="00F10FE9" w:rsidRDefault="00F10FE9">
      <w:pPr>
        <w:pStyle w:val="TM2"/>
        <w:rPr>
          <w:rFonts w:asciiTheme="minorHAnsi" w:eastAsiaTheme="minorEastAsia" w:hAnsiTheme="minorHAnsi"/>
          <w:sz w:val="22"/>
          <w:szCs w:val="22"/>
          <w:lang w:val="fr-CH" w:eastAsia="ja-JP"/>
        </w:rPr>
      </w:pPr>
      <w:hyperlink w:anchor="_Toc127974782" w:history="1">
        <w:r w:rsidRPr="00E51FF4">
          <w:rPr>
            <w:rStyle w:val="Lienhypertexte"/>
          </w:rPr>
          <w:t>3.1.</w:t>
        </w:r>
        <w:r>
          <w:rPr>
            <w:rFonts w:asciiTheme="minorHAnsi" w:eastAsiaTheme="minorEastAsia" w:hAnsiTheme="minorHAnsi"/>
            <w:sz w:val="22"/>
            <w:szCs w:val="22"/>
            <w:lang w:val="fr-CH" w:eastAsia="ja-JP"/>
          </w:rPr>
          <w:tab/>
        </w:r>
        <w:r w:rsidRPr="00E51FF4">
          <w:rPr>
            <w:rStyle w:val="Lienhypertexte"/>
          </w:rPr>
          <w:t>GetEGRID()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_Toc127974782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73B4747D" w14:textId="13FB7257" w:rsidR="00F10FE9" w:rsidRDefault="00F10FE9">
      <w:pPr>
        <w:pStyle w:val="TM3"/>
        <w:rPr>
          <w:rFonts w:asciiTheme="minorHAnsi" w:eastAsiaTheme="minorEastAsia" w:hAnsiTheme="minorHAnsi"/>
          <w:sz w:val="22"/>
          <w:szCs w:val="22"/>
          <w:lang w:val="fr-CH" w:eastAsia="ja-JP"/>
        </w:rPr>
      </w:pPr>
      <w:hyperlink w:anchor="_Toc127974783" w:history="1">
        <w:r w:rsidRPr="00E51FF4">
          <w:rPr>
            <w:rStyle w:val="Lienhypertexte"/>
          </w:rPr>
          <w:t>3.1.1.</w:t>
        </w:r>
        <w:r>
          <w:rPr>
            <w:rFonts w:asciiTheme="minorHAnsi" w:eastAsiaTheme="minorEastAsia" w:hAnsiTheme="minorHAnsi"/>
            <w:sz w:val="22"/>
            <w:szCs w:val="22"/>
            <w:lang w:val="fr-CH" w:eastAsia="ja-JP"/>
          </w:rPr>
          <w:tab/>
        </w:r>
        <w:r w:rsidRPr="00E51FF4">
          <w:rPr>
            <w:rStyle w:val="Lienhypertexte"/>
          </w:rPr>
          <w:t>Beispiele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_Toc127974783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6CE5DEDC" w14:textId="31A9B34D" w:rsidR="00F10FE9" w:rsidRDefault="00F10FE9">
      <w:pPr>
        <w:pStyle w:val="TM3"/>
        <w:rPr>
          <w:rFonts w:asciiTheme="minorHAnsi" w:eastAsiaTheme="minorEastAsia" w:hAnsiTheme="minorHAnsi"/>
          <w:sz w:val="22"/>
          <w:szCs w:val="22"/>
          <w:lang w:val="fr-CH" w:eastAsia="ja-JP"/>
        </w:rPr>
      </w:pPr>
      <w:hyperlink w:anchor="_Toc127974784" w:history="1">
        <w:r w:rsidRPr="00E51FF4">
          <w:rPr>
            <w:rStyle w:val="Lienhypertexte"/>
          </w:rPr>
          <w:t>3.1.2.</w:t>
        </w:r>
        <w:r>
          <w:rPr>
            <w:rFonts w:asciiTheme="minorHAnsi" w:eastAsiaTheme="minorEastAsia" w:hAnsiTheme="minorHAnsi"/>
            <w:sz w:val="22"/>
            <w:szCs w:val="22"/>
            <w:lang w:val="fr-CH" w:eastAsia="ja-JP"/>
          </w:rPr>
          <w:tab/>
        </w:r>
        <w:r w:rsidRPr="00E51FF4">
          <w:rPr>
            <w:rStyle w:val="Lienhypertexte"/>
          </w:rPr>
          <w:t>Syntax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_Toc127974784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9A39D13" w14:textId="7DDE73A4" w:rsidR="00F10FE9" w:rsidRDefault="00F10FE9">
      <w:pPr>
        <w:pStyle w:val="TM3"/>
        <w:rPr>
          <w:rFonts w:asciiTheme="minorHAnsi" w:eastAsiaTheme="minorEastAsia" w:hAnsiTheme="minorHAnsi"/>
          <w:sz w:val="22"/>
          <w:szCs w:val="22"/>
          <w:lang w:val="fr-CH" w:eastAsia="ja-JP"/>
        </w:rPr>
      </w:pPr>
      <w:hyperlink w:anchor="_Toc127974785" w:history="1">
        <w:r w:rsidRPr="00E51FF4">
          <w:rPr>
            <w:rStyle w:val="Lienhypertexte"/>
          </w:rPr>
          <w:t>3.1.3.</w:t>
        </w:r>
        <w:r>
          <w:rPr>
            <w:rFonts w:asciiTheme="minorHAnsi" w:eastAsiaTheme="minorEastAsia" w:hAnsiTheme="minorHAnsi"/>
            <w:sz w:val="22"/>
            <w:szCs w:val="22"/>
            <w:lang w:val="fr-CH" w:eastAsia="ja-JP"/>
          </w:rPr>
          <w:tab/>
        </w:r>
        <w:r w:rsidRPr="00E51FF4">
          <w:rPr>
            <w:rStyle w:val="Lienhypertexte"/>
          </w:rPr>
          <w:t>Aufruf-Parameter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_Toc127974785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24CDC52F" w14:textId="6F2EA8C7" w:rsidR="00F10FE9" w:rsidRDefault="00F10FE9">
      <w:pPr>
        <w:pStyle w:val="TM3"/>
        <w:rPr>
          <w:rFonts w:asciiTheme="minorHAnsi" w:eastAsiaTheme="minorEastAsia" w:hAnsiTheme="minorHAnsi"/>
          <w:sz w:val="22"/>
          <w:szCs w:val="22"/>
          <w:lang w:val="fr-CH" w:eastAsia="ja-JP"/>
        </w:rPr>
      </w:pPr>
      <w:hyperlink w:anchor="_Toc127974786" w:history="1">
        <w:r w:rsidRPr="00E51FF4">
          <w:rPr>
            <w:rStyle w:val="Lienhypertexte"/>
          </w:rPr>
          <w:t>3.1.4.</w:t>
        </w:r>
        <w:r>
          <w:rPr>
            <w:rFonts w:asciiTheme="minorHAnsi" w:eastAsiaTheme="minorEastAsia" w:hAnsiTheme="minorHAnsi"/>
            <w:sz w:val="22"/>
            <w:szCs w:val="22"/>
            <w:lang w:val="fr-CH" w:eastAsia="ja-JP"/>
          </w:rPr>
          <w:tab/>
        </w:r>
        <w:r w:rsidRPr="00E51FF4">
          <w:rPr>
            <w:rStyle w:val="Lienhypertexte"/>
          </w:rPr>
          <w:t>Rückgabe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_Toc127974786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05126967" w14:textId="5ADDFCA0" w:rsidR="00F10FE9" w:rsidRDefault="00F10FE9">
      <w:pPr>
        <w:pStyle w:val="TM3"/>
        <w:rPr>
          <w:rFonts w:asciiTheme="minorHAnsi" w:eastAsiaTheme="minorEastAsia" w:hAnsiTheme="minorHAnsi"/>
          <w:sz w:val="22"/>
          <w:szCs w:val="22"/>
          <w:lang w:val="fr-CH" w:eastAsia="ja-JP"/>
        </w:rPr>
      </w:pPr>
      <w:hyperlink w:anchor="_Toc127974787" w:history="1">
        <w:r w:rsidRPr="00E51FF4">
          <w:rPr>
            <w:rStyle w:val="Lienhypertexte"/>
          </w:rPr>
          <w:t>3.1.5.</w:t>
        </w:r>
        <w:r>
          <w:rPr>
            <w:rFonts w:asciiTheme="minorHAnsi" w:eastAsiaTheme="minorEastAsia" w:hAnsiTheme="minorHAnsi"/>
            <w:sz w:val="22"/>
            <w:szCs w:val="22"/>
            <w:lang w:val="fr-CH" w:eastAsia="ja-JP"/>
          </w:rPr>
          <w:tab/>
        </w:r>
        <w:r w:rsidRPr="00E51FF4">
          <w:rPr>
            <w:rStyle w:val="Lienhypertexte"/>
          </w:rPr>
          <w:t>StatusCodes und Fehler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_Toc127974787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2E625947" w14:textId="32E5A421" w:rsidR="00F10FE9" w:rsidRDefault="00F10FE9">
      <w:pPr>
        <w:pStyle w:val="TM2"/>
        <w:rPr>
          <w:rFonts w:asciiTheme="minorHAnsi" w:eastAsiaTheme="minorEastAsia" w:hAnsiTheme="minorHAnsi"/>
          <w:sz w:val="22"/>
          <w:szCs w:val="22"/>
          <w:lang w:val="fr-CH" w:eastAsia="ja-JP"/>
        </w:rPr>
      </w:pPr>
      <w:hyperlink w:anchor="_Toc127974788" w:history="1">
        <w:r w:rsidRPr="00E51FF4">
          <w:rPr>
            <w:rStyle w:val="Lienhypertexte"/>
          </w:rPr>
          <w:t>3.2.</w:t>
        </w:r>
        <w:r>
          <w:rPr>
            <w:rFonts w:asciiTheme="minorHAnsi" w:eastAsiaTheme="minorEastAsia" w:hAnsiTheme="minorHAnsi"/>
            <w:sz w:val="22"/>
            <w:szCs w:val="22"/>
            <w:lang w:val="fr-CH" w:eastAsia="ja-JP"/>
          </w:rPr>
          <w:tab/>
        </w:r>
        <w:r w:rsidRPr="00E51FF4">
          <w:rPr>
            <w:rStyle w:val="Lienhypertexte"/>
          </w:rPr>
          <w:t>GetExtractById()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_Toc127974788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0E07CFDD" w14:textId="5EBA7A12" w:rsidR="00F10FE9" w:rsidRDefault="00F10FE9">
      <w:pPr>
        <w:pStyle w:val="TM3"/>
        <w:rPr>
          <w:rFonts w:asciiTheme="minorHAnsi" w:eastAsiaTheme="minorEastAsia" w:hAnsiTheme="minorHAnsi"/>
          <w:sz w:val="22"/>
          <w:szCs w:val="22"/>
          <w:lang w:val="fr-CH" w:eastAsia="ja-JP"/>
        </w:rPr>
      </w:pPr>
      <w:hyperlink w:anchor="_Toc127974789" w:history="1">
        <w:r w:rsidRPr="00E51FF4">
          <w:rPr>
            <w:rStyle w:val="Lienhypertexte"/>
          </w:rPr>
          <w:t>3.2.1.</w:t>
        </w:r>
        <w:r>
          <w:rPr>
            <w:rFonts w:asciiTheme="minorHAnsi" w:eastAsiaTheme="minorEastAsia" w:hAnsiTheme="minorHAnsi"/>
            <w:sz w:val="22"/>
            <w:szCs w:val="22"/>
            <w:lang w:val="fr-CH" w:eastAsia="ja-JP"/>
          </w:rPr>
          <w:tab/>
        </w:r>
        <w:r w:rsidRPr="00E51FF4">
          <w:rPr>
            <w:rStyle w:val="Lienhypertexte"/>
          </w:rPr>
          <w:t>Beispiele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_Toc127974789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5CBE074F" w14:textId="744E6CFC" w:rsidR="00F10FE9" w:rsidRDefault="00F10FE9">
      <w:pPr>
        <w:pStyle w:val="TM3"/>
        <w:rPr>
          <w:rFonts w:asciiTheme="minorHAnsi" w:eastAsiaTheme="minorEastAsia" w:hAnsiTheme="minorHAnsi"/>
          <w:sz w:val="22"/>
          <w:szCs w:val="22"/>
          <w:lang w:val="fr-CH" w:eastAsia="ja-JP"/>
        </w:rPr>
      </w:pPr>
      <w:hyperlink w:anchor="_Toc127974790" w:history="1">
        <w:r w:rsidRPr="00E51FF4">
          <w:rPr>
            <w:rStyle w:val="Lienhypertexte"/>
          </w:rPr>
          <w:t>3.2.2.</w:t>
        </w:r>
        <w:r>
          <w:rPr>
            <w:rFonts w:asciiTheme="minorHAnsi" w:eastAsiaTheme="minorEastAsia" w:hAnsiTheme="minorHAnsi"/>
            <w:sz w:val="22"/>
            <w:szCs w:val="22"/>
            <w:lang w:val="fr-CH" w:eastAsia="ja-JP"/>
          </w:rPr>
          <w:tab/>
        </w:r>
        <w:r w:rsidRPr="00E51FF4">
          <w:rPr>
            <w:rStyle w:val="Lienhypertexte"/>
          </w:rPr>
          <w:t>Syntax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_Toc127974790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012B3A1E" w14:textId="0D66C4BB" w:rsidR="00F10FE9" w:rsidRDefault="00F10FE9">
      <w:pPr>
        <w:pStyle w:val="TM3"/>
        <w:rPr>
          <w:rFonts w:asciiTheme="minorHAnsi" w:eastAsiaTheme="minorEastAsia" w:hAnsiTheme="minorHAnsi"/>
          <w:sz w:val="22"/>
          <w:szCs w:val="22"/>
          <w:lang w:val="fr-CH" w:eastAsia="ja-JP"/>
        </w:rPr>
      </w:pPr>
      <w:hyperlink w:anchor="_Toc127974791" w:history="1">
        <w:r w:rsidRPr="00E51FF4">
          <w:rPr>
            <w:rStyle w:val="Lienhypertexte"/>
          </w:rPr>
          <w:t>3.2.3.</w:t>
        </w:r>
        <w:r>
          <w:rPr>
            <w:rFonts w:asciiTheme="minorHAnsi" w:eastAsiaTheme="minorEastAsia" w:hAnsiTheme="minorHAnsi"/>
            <w:sz w:val="22"/>
            <w:szCs w:val="22"/>
            <w:lang w:val="fr-CH" w:eastAsia="ja-JP"/>
          </w:rPr>
          <w:tab/>
        </w:r>
        <w:r w:rsidRPr="00E51FF4">
          <w:rPr>
            <w:rStyle w:val="Lienhypertexte"/>
          </w:rPr>
          <w:t>Aufruf-Parameter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_Toc127974791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72615142" w14:textId="476CC71C" w:rsidR="00F10FE9" w:rsidRDefault="00F10FE9">
      <w:pPr>
        <w:pStyle w:val="TM3"/>
        <w:rPr>
          <w:rFonts w:asciiTheme="minorHAnsi" w:eastAsiaTheme="minorEastAsia" w:hAnsiTheme="minorHAnsi"/>
          <w:sz w:val="22"/>
          <w:szCs w:val="22"/>
          <w:lang w:val="fr-CH" w:eastAsia="ja-JP"/>
        </w:rPr>
      </w:pPr>
      <w:hyperlink w:anchor="_Toc127974792" w:history="1">
        <w:r w:rsidRPr="00E51FF4">
          <w:rPr>
            <w:rStyle w:val="Lienhypertexte"/>
          </w:rPr>
          <w:t>3.2.4.</w:t>
        </w:r>
        <w:r>
          <w:rPr>
            <w:rFonts w:asciiTheme="minorHAnsi" w:eastAsiaTheme="minorEastAsia" w:hAnsiTheme="minorHAnsi"/>
            <w:sz w:val="22"/>
            <w:szCs w:val="22"/>
            <w:lang w:val="fr-CH" w:eastAsia="ja-JP"/>
          </w:rPr>
          <w:tab/>
        </w:r>
        <w:r w:rsidRPr="00E51FF4">
          <w:rPr>
            <w:rStyle w:val="Lienhypertexte"/>
          </w:rPr>
          <w:t>Rückgabe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_Toc127974792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1A77524E" w14:textId="4DD00A89" w:rsidR="00F10FE9" w:rsidRDefault="00F10FE9">
      <w:pPr>
        <w:pStyle w:val="TM3"/>
        <w:rPr>
          <w:rFonts w:asciiTheme="minorHAnsi" w:eastAsiaTheme="minorEastAsia" w:hAnsiTheme="minorHAnsi"/>
          <w:sz w:val="22"/>
          <w:szCs w:val="22"/>
          <w:lang w:val="fr-CH" w:eastAsia="ja-JP"/>
        </w:rPr>
      </w:pPr>
      <w:hyperlink w:anchor="_Toc127974793" w:history="1">
        <w:r w:rsidRPr="00E51FF4">
          <w:rPr>
            <w:rStyle w:val="Lienhypertexte"/>
          </w:rPr>
          <w:t>3.2.5.</w:t>
        </w:r>
        <w:r>
          <w:rPr>
            <w:rFonts w:asciiTheme="minorHAnsi" w:eastAsiaTheme="minorEastAsia" w:hAnsiTheme="minorHAnsi"/>
            <w:sz w:val="22"/>
            <w:szCs w:val="22"/>
            <w:lang w:val="fr-CH" w:eastAsia="ja-JP"/>
          </w:rPr>
          <w:tab/>
        </w:r>
        <w:r w:rsidRPr="00E51FF4">
          <w:rPr>
            <w:rStyle w:val="Lienhypertexte"/>
          </w:rPr>
          <w:t>StatusCodes und Fehler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_Toc127974793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6E9D4CFB" w14:textId="2F6462C8" w:rsidR="00F10FE9" w:rsidRDefault="00F10FE9">
      <w:pPr>
        <w:pStyle w:val="TM2"/>
        <w:rPr>
          <w:rFonts w:asciiTheme="minorHAnsi" w:eastAsiaTheme="minorEastAsia" w:hAnsiTheme="minorHAnsi"/>
          <w:sz w:val="22"/>
          <w:szCs w:val="22"/>
          <w:lang w:val="fr-CH" w:eastAsia="ja-JP"/>
        </w:rPr>
      </w:pPr>
      <w:hyperlink w:anchor="_Toc127974794" w:history="1">
        <w:r w:rsidRPr="00E51FF4">
          <w:rPr>
            <w:rStyle w:val="Lienhypertexte"/>
          </w:rPr>
          <w:t>3.3.</w:t>
        </w:r>
        <w:r>
          <w:rPr>
            <w:rFonts w:asciiTheme="minorHAnsi" w:eastAsiaTheme="minorEastAsia" w:hAnsiTheme="minorHAnsi"/>
            <w:sz w:val="22"/>
            <w:szCs w:val="22"/>
            <w:lang w:val="fr-CH" w:eastAsia="ja-JP"/>
          </w:rPr>
          <w:tab/>
        </w:r>
        <w:r w:rsidRPr="00E51FF4">
          <w:rPr>
            <w:rStyle w:val="Lienhypertexte"/>
          </w:rPr>
          <w:t>GetCapabilities()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_Toc127974794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239F2070" w14:textId="186C3BB4" w:rsidR="00F10FE9" w:rsidRDefault="00F10FE9">
      <w:pPr>
        <w:pStyle w:val="TM3"/>
        <w:rPr>
          <w:rFonts w:asciiTheme="minorHAnsi" w:eastAsiaTheme="minorEastAsia" w:hAnsiTheme="minorHAnsi"/>
          <w:sz w:val="22"/>
          <w:szCs w:val="22"/>
          <w:lang w:val="fr-CH" w:eastAsia="ja-JP"/>
        </w:rPr>
      </w:pPr>
      <w:hyperlink w:anchor="_Toc127974795" w:history="1">
        <w:r w:rsidRPr="00E51FF4">
          <w:rPr>
            <w:rStyle w:val="Lienhypertexte"/>
          </w:rPr>
          <w:t>3.3.1.</w:t>
        </w:r>
        <w:r>
          <w:rPr>
            <w:rFonts w:asciiTheme="minorHAnsi" w:eastAsiaTheme="minorEastAsia" w:hAnsiTheme="minorHAnsi"/>
            <w:sz w:val="22"/>
            <w:szCs w:val="22"/>
            <w:lang w:val="fr-CH" w:eastAsia="ja-JP"/>
          </w:rPr>
          <w:tab/>
        </w:r>
        <w:r w:rsidRPr="00E51FF4">
          <w:rPr>
            <w:rStyle w:val="Lienhypertexte"/>
          </w:rPr>
          <w:t>Beispiele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_Toc127974795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2AAC27DB" w14:textId="0B1B49CF" w:rsidR="00F10FE9" w:rsidRDefault="00F10FE9">
      <w:pPr>
        <w:pStyle w:val="TM3"/>
        <w:rPr>
          <w:rFonts w:asciiTheme="minorHAnsi" w:eastAsiaTheme="minorEastAsia" w:hAnsiTheme="minorHAnsi"/>
          <w:sz w:val="22"/>
          <w:szCs w:val="22"/>
          <w:lang w:val="fr-CH" w:eastAsia="ja-JP"/>
        </w:rPr>
      </w:pPr>
      <w:hyperlink w:anchor="_Toc127974796" w:history="1">
        <w:r w:rsidRPr="00E51FF4">
          <w:rPr>
            <w:rStyle w:val="Lienhypertexte"/>
          </w:rPr>
          <w:t>3.3.2.</w:t>
        </w:r>
        <w:r>
          <w:rPr>
            <w:rFonts w:asciiTheme="minorHAnsi" w:eastAsiaTheme="minorEastAsia" w:hAnsiTheme="minorHAnsi"/>
            <w:sz w:val="22"/>
            <w:szCs w:val="22"/>
            <w:lang w:val="fr-CH" w:eastAsia="ja-JP"/>
          </w:rPr>
          <w:tab/>
        </w:r>
        <w:r w:rsidRPr="00E51FF4">
          <w:rPr>
            <w:rStyle w:val="Lienhypertexte"/>
          </w:rPr>
          <w:t>Syntax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_Toc127974796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2981B4C2" w14:textId="420D17CF" w:rsidR="00F10FE9" w:rsidRDefault="00F10FE9">
      <w:pPr>
        <w:pStyle w:val="TM3"/>
        <w:rPr>
          <w:rFonts w:asciiTheme="minorHAnsi" w:eastAsiaTheme="minorEastAsia" w:hAnsiTheme="minorHAnsi"/>
          <w:sz w:val="22"/>
          <w:szCs w:val="22"/>
          <w:lang w:val="fr-CH" w:eastAsia="ja-JP"/>
        </w:rPr>
      </w:pPr>
      <w:hyperlink w:anchor="_Toc127974797" w:history="1">
        <w:r w:rsidRPr="00E51FF4">
          <w:rPr>
            <w:rStyle w:val="Lienhypertexte"/>
          </w:rPr>
          <w:t>3.3.3.</w:t>
        </w:r>
        <w:r>
          <w:rPr>
            <w:rFonts w:asciiTheme="minorHAnsi" w:eastAsiaTheme="minorEastAsia" w:hAnsiTheme="minorHAnsi"/>
            <w:sz w:val="22"/>
            <w:szCs w:val="22"/>
            <w:lang w:val="fr-CH" w:eastAsia="ja-JP"/>
          </w:rPr>
          <w:tab/>
        </w:r>
        <w:r w:rsidRPr="00E51FF4">
          <w:rPr>
            <w:rStyle w:val="Lienhypertexte"/>
          </w:rPr>
          <w:t>Parameter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_Toc127974797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700032CB" w14:textId="1E23C790" w:rsidR="00F10FE9" w:rsidRDefault="00F10FE9">
      <w:pPr>
        <w:pStyle w:val="TM3"/>
        <w:rPr>
          <w:rFonts w:asciiTheme="minorHAnsi" w:eastAsiaTheme="minorEastAsia" w:hAnsiTheme="minorHAnsi"/>
          <w:sz w:val="22"/>
          <w:szCs w:val="22"/>
          <w:lang w:val="fr-CH" w:eastAsia="ja-JP"/>
        </w:rPr>
      </w:pPr>
      <w:hyperlink w:anchor="_Toc127974798" w:history="1">
        <w:r w:rsidRPr="00E51FF4">
          <w:rPr>
            <w:rStyle w:val="Lienhypertexte"/>
          </w:rPr>
          <w:t>3.3.4.</w:t>
        </w:r>
        <w:r>
          <w:rPr>
            <w:rFonts w:asciiTheme="minorHAnsi" w:eastAsiaTheme="minorEastAsia" w:hAnsiTheme="minorHAnsi"/>
            <w:sz w:val="22"/>
            <w:szCs w:val="22"/>
            <w:lang w:val="fr-CH" w:eastAsia="ja-JP"/>
          </w:rPr>
          <w:tab/>
        </w:r>
        <w:r w:rsidRPr="00E51FF4">
          <w:rPr>
            <w:rStyle w:val="Lienhypertexte"/>
          </w:rPr>
          <w:t>Rückgabe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_Toc127974798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52A9780D" w14:textId="161EDD48" w:rsidR="00F10FE9" w:rsidRDefault="00F10FE9">
      <w:pPr>
        <w:pStyle w:val="TM3"/>
        <w:rPr>
          <w:rFonts w:asciiTheme="minorHAnsi" w:eastAsiaTheme="minorEastAsia" w:hAnsiTheme="minorHAnsi"/>
          <w:sz w:val="22"/>
          <w:szCs w:val="22"/>
          <w:lang w:val="fr-CH" w:eastAsia="ja-JP"/>
        </w:rPr>
      </w:pPr>
      <w:hyperlink w:anchor="_Toc127974799" w:history="1">
        <w:r w:rsidRPr="00E51FF4">
          <w:rPr>
            <w:rStyle w:val="Lienhypertexte"/>
          </w:rPr>
          <w:t>3.3.5.</w:t>
        </w:r>
        <w:r>
          <w:rPr>
            <w:rFonts w:asciiTheme="minorHAnsi" w:eastAsiaTheme="minorEastAsia" w:hAnsiTheme="minorHAnsi"/>
            <w:sz w:val="22"/>
            <w:szCs w:val="22"/>
            <w:lang w:val="fr-CH" w:eastAsia="ja-JP"/>
          </w:rPr>
          <w:tab/>
        </w:r>
        <w:r w:rsidRPr="00E51FF4">
          <w:rPr>
            <w:rStyle w:val="Lienhypertexte"/>
          </w:rPr>
          <w:t>StatusCodes und Fehler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_Toc127974799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4A6F708D" w14:textId="3E3093FF" w:rsidR="00F10FE9" w:rsidRDefault="00F10FE9">
      <w:pPr>
        <w:pStyle w:val="TM2"/>
        <w:rPr>
          <w:rFonts w:asciiTheme="minorHAnsi" w:eastAsiaTheme="minorEastAsia" w:hAnsiTheme="minorHAnsi"/>
          <w:sz w:val="22"/>
          <w:szCs w:val="22"/>
          <w:lang w:val="fr-CH" w:eastAsia="ja-JP"/>
        </w:rPr>
      </w:pPr>
      <w:hyperlink w:anchor="_Toc127974800" w:history="1">
        <w:r w:rsidRPr="00E51FF4">
          <w:rPr>
            <w:rStyle w:val="Lienhypertexte"/>
          </w:rPr>
          <w:t>3.4.</w:t>
        </w:r>
        <w:r>
          <w:rPr>
            <w:rFonts w:asciiTheme="minorHAnsi" w:eastAsiaTheme="minorEastAsia" w:hAnsiTheme="minorHAnsi"/>
            <w:sz w:val="22"/>
            <w:szCs w:val="22"/>
            <w:lang w:val="fr-CH" w:eastAsia="ja-JP"/>
          </w:rPr>
          <w:tab/>
        </w:r>
        <w:r w:rsidRPr="00E51FF4">
          <w:rPr>
            <w:rStyle w:val="Lienhypertexte"/>
          </w:rPr>
          <w:t>GetVersions()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_Toc127974800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303DA54B" w14:textId="4B47396E" w:rsidR="00F10FE9" w:rsidRDefault="00F10FE9">
      <w:pPr>
        <w:pStyle w:val="TM3"/>
        <w:rPr>
          <w:rFonts w:asciiTheme="minorHAnsi" w:eastAsiaTheme="minorEastAsia" w:hAnsiTheme="minorHAnsi"/>
          <w:sz w:val="22"/>
          <w:szCs w:val="22"/>
          <w:lang w:val="fr-CH" w:eastAsia="ja-JP"/>
        </w:rPr>
      </w:pPr>
      <w:hyperlink w:anchor="_Toc127974801" w:history="1">
        <w:r w:rsidRPr="00E51FF4">
          <w:rPr>
            <w:rStyle w:val="Lienhypertexte"/>
          </w:rPr>
          <w:t>3.4.1.</w:t>
        </w:r>
        <w:r>
          <w:rPr>
            <w:rFonts w:asciiTheme="minorHAnsi" w:eastAsiaTheme="minorEastAsia" w:hAnsiTheme="minorHAnsi"/>
            <w:sz w:val="22"/>
            <w:szCs w:val="22"/>
            <w:lang w:val="fr-CH" w:eastAsia="ja-JP"/>
          </w:rPr>
          <w:tab/>
        </w:r>
        <w:r w:rsidRPr="00E51FF4">
          <w:rPr>
            <w:rStyle w:val="Lienhypertexte"/>
          </w:rPr>
          <w:t>Beispiele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_Toc127974801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47FB0071" w14:textId="30E4ADFD" w:rsidR="00F10FE9" w:rsidRDefault="00F10FE9">
      <w:pPr>
        <w:pStyle w:val="TM3"/>
        <w:rPr>
          <w:rFonts w:asciiTheme="minorHAnsi" w:eastAsiaTheme="minorEastAsia" w:hAnsiTheme="minorHAnsi"/>
          <w:sz w:val="22"/>
          <w:szCs w:val="22"/>
          <w:lang w:val="fr-CH" w:eastAsia="ja-JP"/>
        </w:rPr>
      </w:pPr>
      <w:hyperlink w:anchor="_Toc127974802" w:history="1">
        <w:r w:rsidRPr="00E51FF4">
          <w:rPr>
            <w:rStyle w:val="Lienhypertexte"/>
          </w:rPr>
          <w:t>3.4.2.</w:t>
        </w:r>
        <w:r>
          <w:rPr>
            <w:rFonts w:asciiTheme="minorHAnsi" w:eastAsiaTheme="minorEastAsia" w:hAnsiTheme="minorHAnsi"/>
            <w:sz w:val="22"/>
            <w:szCs w:val="22"/>
            <w:lang w:val="fr-CH" w:eastAsia="ja-JP"/>
          </w:rPr>
          <w:tab/>
        </w:r>
        <w:r w:rsidRPr="00E51FF4">
          <w:rPr>
            <w:rStyle w:val="Lienhypertexte"/>
          </w:rPr>
          <w:t>Syntax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_Toc127974802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034CD2DC" w14:textId="73F7148B" w:rsidR="00F10FE9" w:rsidRDefault="00F10FE9">
      <w:pPr>
        <w:pStyle w:val="TM3"/>
        <w:rPr>
          <w:rFonts w:asciiTheme="minorHAnsi" w:eastAsiaTheme="minorEastAsia" w:hAnsiTheme="minorHAnsi"/>
          <w:sz w:val="22"/>
          <w:szCs w:val="22"/>
          <w:lang w:val="fr-CH" w:eastAsia="ja-JP"/>
        </w:rPr>
      </w:pPr>
      <w:hyperlink w:anchor="_Toc127974803" w:history="1">
        <w:r w:rsidRPr="00E51FF4">
          <w:rPr>
            <w:rStyle w:val="Lienhypertexte"/>
          </w:rPr>
          <w:t>3.4.3.</w:t>
        </w:r>
        <w:r>
          <w:rPr>
            <w:rFonts w:asciiTheme="minorHAnsi" w:eastAsiaTheme="minorEastAsia" w:hAnsiTheme="minorHAnsi"/>
            <w:sz w:val="22"/>
            <w:szCs w:val="22"/>
            <w:lang w:val="fr-CH" w:eastAsia="ja-JP"/>
          </w:rPr>
          <w:tab/>
        </w:r>
        <w:r w:rsidRPr="00E51FF4">
          <w:rPr>
            <w:rStyle w:val="Lienhypertexte"/>
          </w:rPr>
          <w:t>Parameter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_Toc127974803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3541F34D" w14:textId="3945F230" w:rsidR="00F10FE9" w:rsidRDefault="00F10FE9">
      <w:pPr>
        <w:pStyle w:val="TM3"/>
        <w:rPr>
          <w:rFonts w:asciiTheme="minorHAnsi" w:eastAsiaTheme="minorEastAsia" w:hAnsiTheme="minorHAnsi"/>
          <w:sz w:val="22"/>
          <w:szCs w:val="22"/>
          <w:lang w:val="fr-CH" w:eastAsia="ja-JP"/>
        </w:rPr>
      </w:pPr>
      <w:hyperlink w:anchor="_Toc127974804" w:history="1">
        <w:r w:rsidRPr="00E51FF4">
          <w:rPr>
            <w:rStyle w:val="Lienhypertexte"/>
          </w:rPr>
          <w:t>3.4.4.</w:t>
        </w:r>
        <w:r>
          <w:rPr>
            <w:rFonts w:asciiTheme="minorHAnsi" w:eastAsiaTheme="minorEastAsia" w:hAnsiTheme="minorHAnsi"/>
            <w:sz w:val="22"/>
            <w:szCs w:val="22"/>
            <w:lang w:val="fr-CH" w:eastAsia="ja-JP"/>
          </w:rPr>
          <w:tab/>
        </w:r>
        <w:r w:rsidRPr="00E51FF4">
          <w:rPr>
            <w:rStyle w:val="Lienhypertexte"/>
          </w:rPr>
          <w:t>Rückgabe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_Toc127974804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3E1F9F5A" w14:textId="78D44E87" w:rsidR="00F10FE9" w:rsidRDefault="00F10FE9">
      <w:pPr>
        <w:pStyle w:val="TM3"/>
        <w:rPr>
          <w:rFonts w:asciiTheme="minorHAnsi" w:eastAsiaTheme="minorEastAsia" w:hAnsiTheme="minorHAnsi"/>
          <w:sz w:val="22"/>
          <w:szCs w:val="22"/>
          <w:lang w:val="fr-CH" w:eastAsia="ja-JP"/>
        </w:rPr>
      </w:pPr>
      <w:hyperlink w:anchor="_Toc127974805" w:history="1">
        <w:r w:rsidRPr="00E51FF4">
          <w:rPr>
            <w:rStyle w:val="Lienhypertexte"/>
          </w:rPr>
          <w:t>3.4.5.</w:t>
        </w:r>
        <w:r>
          <w:rPr>
            <w:rFonts w:asciiTheme="minorHAnsi" w:eastAsiaTheme="minorEastAsia" w:hAnsiTheme="minorHAnsi"/>
            <w:sz w:val="22"/>
            <w:szCs w:val="22"/>
            <w:lang w:val="fr-CH" w:eastAsia="ja-JP"/>
          </w:rPr>
          <w:tab/>
        </w:r>
        <w:r w:rsidRPr="00E51FF4">
          <w:rPr>
            <w:rStyle w:val="Lienhypertexte"/>
          </w:rPr>
          <w:t>StatusCode und Fehler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_Toc127974805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5E310A06" w14:textId="3723C45B" w:rsidR="00F10FE9" w:rsidRDefault="00F10FE9">
      <w:pPr>
        <w:pStyle w:val="TM1"/>
        <w:rPr>
          <w:rFonts w:asciiTheme="minorHAnsi" w:eastAsiaTheme="minorEastAsia" w:hAnsiTheme="minorHAnsi"/>
          <w:b w:val="0"/>
          <w:szCs w:val="22"/>
          <w:lang w:val="fr-CH" w:eastAsia="ja-JP"/>
        </w:rPr>
      </w:pPr>
      <w:hyperlink w:anchor="_Toc127974806" w:history="1">
        <w:r w:rsidRPr="00E51FF4">
          <w:rPr>
            <w:rStyle w:val="Lienhypertexte"/>
          </w:rPr>
          <w:t>4.</w:t>
        </w:r>
        <w:r>
          <w:rPr>
            <w:rFonts w:asciiTheme="minorHAnsi" w:eastAsiaTheme="minorEastAsia" w:hAnsiTheme="minorHAnsi"/>
            <w:b w:val="0"/>
            <w:szCs w:val="22"/>
            <w:lang w:val="fr-CH" w:eastAsia="ja-JP"/>
          </w:rPr>
          <w:tab/>
        </w:r>
        <w:r w:rsidRPr="00E51FF4">
          <w:rPr>
            <w:rStyle w:val="Lienhypertexte"/>
          </w:rPr>
          <w:t>Sicherheit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_Toc127974806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1A5A6937" w14:textId="41A90410" w:rsidR="00F10FE9" w:rsidRDefault="00F10FE9">
      <w:pPr>
        <w:pStyle w:val="TM1"/>
        <w:rPr>
          <w:rFonts w:asciiTheme="minorHAnsi" w:eastAsiaTheme="minorEastAsia" w:hAnsiTheme="minorHAnsi"/>
          <w:b w:val="0"/>
          <w:szCs w:val="22"/>
          <w:lang w:val="fr-CH" w:eastAsia="ja-JP"/>
        </w:rPr>
      </w:pPr>
      <w:hyperlink w:anchor="_Toc127974807" w:history="1">
        <w:r w:rsidRPr="00E51FF4">
          <w:rPr>
            <w:rStyle w:val="Lienhypertexte"/>
          </w:rPr>
          <w:t>5.</w:t>
        </w:r>
        <w:r>
          <w:rPr>
            <w:rFonts w:asciiTheme="minorHAnsi" w:eastAsiaTheme="minorEastAsia" w:hAnsiTheme="minorHAnsi"/>
            <w:b w:val="0"/>
            <w:szCs w:val="22"/>
            <w:lang w:val="fr-CH" w:eastAsia="ja-JP"/>
          </w:rPr>
          <w:tab/>
        </w:r>
        <w:r w:rsidRPr="00E51FF4">
          <w:rPr>
            <w:rStyle w:val="Lienhypertexte"/>
          </w:rPr>
          <w:t>Schlussbestimmungen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_Toc127974807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19831F13" w14:textId="66E839A7" w:rsidR="00F10FE9" w:rsidRDefault="00F10FE9">
      <w:pPr>
        <w:pStyle w:val="TM2"/>
        <w:rPr>
          <w:rFonts w:asciiTheme="minorHAnsi" w:eastAsiaTheme="minorEastAsia" w:hAnsiTheme="minorHAnsi"/>
          <w:sz w:val="22"/>
          <w:szCs w:val="22"/>
          <w:lang w:val="fr-CH" w:eastAsia="ja-JP"/>
        </w:rPr>
      </w:pPr>
      <w:hyperlink w:anchor="_Toc127974808" w:history="1">
        <w:r w:rsidRPr="00E51FF4">
          <w:rPr>
            <w:rStyle w:val="Lienhypertexte"/>
          </w:rPr>
          <w:t>5.1.</w:t>
        </w:r>
        <w:r>
          <w:rPr>
            <w:rFonts w:asciiTheme="minorHAnsi" w:eastAsiaTheme="minorEastAsia" w:hAnsiTheme="minorHAnsi"/>
            <w:sz w:val="22"/>
            <w:szCs w:val="22"/>
            <w:lang w:val="fr-CH" w:eastAsia="ja-JP"/>
          </w:rPr>
          <w:tab/>
        </w:r>
        <w:r w:rsidRPr="00E51FF4">
          <w:rPr>
            <w:rStyle w:val="Lienhypertexte"/>
          </w:rPr>
          <w:t>Folgen bei Nichteinhaltung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_Toc127974808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564BE94D" w14:textId="266AACC6" w:rsidR="00F10FE9" w:rsidRDefault="00F10FE9">
      <w:pPr>
        <w:pStyle w:val="TM2"/>
        <w:rPr>
          <w:rFonts w:asciiTheme="minorHAnsi" w:eastAsiaTheme="minorEastAsia" w:hAnsiTheme="minorHAnsi"/>
          <w:sz w:val="22"/>
          <w:szCs w:val="22"/>
          <w:lang w:val="fr-CH" w:eastAsia="ja-JP"/>
        </w:rPr>
      </w:pPr>
      <w:hyperlink w:anchor="_Toc127974809" w:history="1">
        <w:r w:rsidRPr="00E51FF4">
          <w:rPr>
            <w:rStyle w:val="Lienhypertexte"/>
          </w:rPr>
          <w:t>5.2.</w:t>
        </w:r>
        <w:r>
          <w:rPr>
            <w:rFonts w:asciiTheme="minorHAnsi" w:eastAsiaTheme="minorEastAsia" w:hAnsiTheme="minorHAnsi"/>
            <w:sz w:val="22"/>
            <w:szCs w:val="22"/>
            <w:lang w:val="fr-CH" w:eastAsia="ja-JP"/>
          </w:rPr>
          <w:tab/>
        </w:r>
        <w:r w:rsidRPr="00E51FF4">
          <w:rPr>
            <w:rStyle w:val="Lienhypertexte"/>
          </w:rPr>
          <w:t>Inkraftsetzung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_Toc127974809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3942212A" w14:textId="45BB028C" w:rsidR="00F10FE9" w:rsidRDefault="00F10FE9">
      <w:pPr>
        <w:pStyle w:val="TM1"/>
        <w:rPr>
          <w:rFonts w:asciiTheme="minorHAnsi" w:eastAsiaTheme="minorEastAsia" w:hAnsiTheme="minorHAnsi"/>
          <w:b w:val="0"/>
          <w:szCs w:val="22"/>
          <w:lang w:val="fr-CH" w:eastAsia="ja-JP"/>
        </w:rPr>
      </w:pPr>
      <w:hyperlink w:anchor="_Toc127974810" w:history="1">
        <w:r w:rsidRPr="00E51FF4">
          <w:rPr>
            <w:rStyle w:val="Lienhypertexte"/>
          </w:rPr>
          <w:t>Anhang A.</w:t>
        </w:r>
        <w:r>
          <w:rPr>
            <w:rFonts w:asciiTheme="minorHAnsi" w:eastAsiaTheme="minorEastAsia" w:hAnsiTheme="minorHAnsi"/>
            <w:b w:val="0"/>
            <w:szCs w:val="22"/>
            <w:lang w:val="fr-CH" w:eastAsia="ja-JP"/>
          </w:rPr>
          <w:tab/>
        </w:r>
        <w:r w:rsidRPr="00E51FF4">
          <w:rPr>
            <w:rStyle w:val="Lienhypertexte"/>
          </w:rPr>
          <w:t>XML-Schemas [zwingend]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_Toc127974810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38FF1B34" w14:textId="6B0F287E" w:rsidR="00F10FE9" w:rsidRDefault="00F10FE9">
      <w:pPr>
        <w:pStyle w:val="TM2"/>
        <w:rPr>
          <w:rFonts w:asciiTheme="minorHAnsi" w:eastAsiaTheme="minorEastAsia" w:hAnsiTheme="minorHAnsi"/>
          <w:sz w:val="22"/>
          <w:szCs w:val="22"/>
          <w:lang w:val="fr-CH" w:eastAsia="ja-JP"/>
        </w:rPr>
      </w:pPr>
      <w:hyperlink w:anchor="_Toc127974811" w:history="1">
        <w:r w:rsidRPr="00E51FF4">
          <w:rPr>
            <w:rStyle w:val="Lienhypertexte"/>
          </w:rPr>
          <w:t>A.1</w:t>
        </w:r>
        <w:r>
          <w:rPr>
            <w:rFonts w:asciiTheme="minorHAnsi" w:eastAsiaTheme="minorEastAsia" w:hAnsiTheme="minorHAnsi"/>
            <w:sz w:val="22"/>
            <w:szCs w:val="22"/>
            <w:lang w:val="fr-CH" w:eastAsia="ja-JP"/>
          </w:rPr>
          <w:tab/>
        </w:r>
        <w:r w:rsidRPr="00E51FF4">
          <w:rPr>
            <w:rStyle w:val="Lienhypertexte"/>
          </w:rPr>
          <w:t>XML-Schema für GetEGRID-, GetExractById- und GetCapabilities-Antwort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_Toc127974811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2DC376A7" w14:textId="028FB477" w:rsidR="00F10FE9" w:rsidRDefault="00F10FE9">
      <w:pPr>
        <w:pStyle w:val="TM2"/>
        <w:rPr>
          <w:rFonts w:asciiTheme="minorHAnsi" w:eastAsiaTheme="minorEastAsia" w:hAnsiTheme="minorHAnsi"/>
          <w:sz w:val="22"/>
          <w:szCs w:val="22"/>
          <w:lang w:val="fr-CH" w:eastAsia="ja-JP"/>
        </w:rPr>
      </w:pPr>
      <w:hyperlink w:anchor="_Toc127974812" w:history="1">
        <w:r w:rsidRPr="00E51FF4">
          <w:rPr>
            <w:rStyle w:val="Lienhypertexte"/>
          </w:rPr>
          <w:t>A.2</w:t>
        </w:r>
        <w:r>
          <w:rPr>
            <w:rFonts w:asciiTheme="minorHAnsi" w:eastAsiaTheme="minorEastAsia" w:hAnsiTheme="minorHAnsi"/>
            <w:sz w:val="22"/>
            <w:szCs w:val="22"/>
            <w:lang w:val="fr-CH" w:eastAsia="ja-JP"/>
          </w:rPr>
          <w:tab/>
        </w:r>
        <w:r w:rsidRPr="00E51FF4">
          <w:rPr>
            <w:rStyle w:val="Lienhypertexte"/>
          </w:rPr>
          <w:t>XML-Schema für GetVersions-Antwort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_Toc127974812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72B96A27" w14:textId="3EABB990" w:rsidR="00C3446F" w:rsidRPr="003130C1" w:rsidRDefault="00C3446F" w:rsidP="00C3446F">
      <w:r>
        <w:rPr>
          <w:rFonts w:eastAsia="Times New Roman"/>
          <w:noProof/>
          <w:szCs w:val="24"/>
          <w:lang w:eastAsia="de-CH"/>
        </w:rPr>
        <w:fldChar w:fldCharType="end"/>
      </w:r>
    </w:p>
    <w:p w14:paraId="4E2A3D99" w14:textId="77777777" w:rsidR="00481F18" w:rsidRPr="004E202F" w:rsidRDefault="00481F18" w:rsidP="007B311C">
      <w:pPr>
        <w:pStyle w:val="Titre1"/>
        <w:numPr>
          <w:ilvl w:val="0"/>
          <w:numId w:val="0"/>
        </w:numPr>
        <w:ind w:left="851" w:hanging="851"/>
      </w:pPr>
      <w:bookmarkStart w:id="1" w:name="_Toc127974774"/>
      <w:bookmarkStart w:id="2" w:name="_Toc451852361"/>
      <w:bookmarkStart w:id="3" w:name="_Toc459707660"/>
      <w:bookmarkStart w:id="4" w:name="_Toc69415223"/>
      <w:r w:rsidRPr="004E202F">
        <w:lastRenderedPageBreak/>
        <w:t>Abkürzungen</w:t>
      </w:r>
      <w:bookmarkEnd w:id="1"/>
    </w:p>
    <w:p w14:paraId="4589F1EB" w14:textId="77777777" w:rsidR="00F65094" w:rsidRPr="00653781" w:rsidRDefault="00F65094" w:rsidP="00481F18">
      <w:pPr>
        <w:rPr>
          <w:vanish/>
          <w:color w:val="FF0000"/>
          <w:lang w:eastAsia="de-CH"/>
        </w:rPr>
      </w:pPr>
      <w:r w:rsidRPr="00653781">
        <w:rPr>
          <w:vanish/>
          <w:color w:val="FF0000"/>
          <w:lang w:eastAsia="de-CH"/>
        </w:rPr>
        <w:t>Jeder Begriff wird bei der ersten Erwähnung in der Vorschrift ausgeschrieben inkl. Abklärung in Klammer:</w:t>
      </w:r>
    </w:p>
    <w:p w14:paraId="5812AE52" w14:textId="77777777" w:rsidR="00F65094" w:rsidRPr="00653781" w:rsidRDefault="00F65094" w:rsidP="00481F18">
      <w:pPr>
        <w:rPr>
          <w:i/>
          <w:vanish/>
          <w:color w:val="FF0000"/>
          <w:lang w:eastAsia="de-CH"/>
        </w:rPr>
      </w:pPr>
      <w:r w:rsidRPr="00653781">
        <w:rPr>
          <w:i/>
          <w:vanish/>
          <w:color w:val="FF0000"/>
          <w:lang w:eastAsia="de-CH"/>
        </w:rPr>
        <w:t>Die amtliche Vermessung (AV) umfasst…</w:t>
      </w:r>
    </w:p>
    <w:p w14:paraId="5FB6537B" w14:textId="77777777" w:rsidR="00F65094" w:rsidRPr="00653781" w:rsidRDefault="00F65094" w:rsidP="00481F18">
      <w:pPr>
        <w:rPr>
          <w:i/>
          <w:vanish/>
          <w:color w:val="FF0000"/>
          <w:lang w:eastAsia="de-CH"/>
        </w:rPr>
      </w:pPr>
      <w:r w:rsidRPr="00653781">
        <w:rPr>
          <w:i/>
          <w:vanish/>
          <w:color w:val="FF0000"/>
          <w:lang w:eastAsia="de-CH"/>
        </w:rPr>
        <w:t xml:space="preserve">Während die AV… </w:t>
      </w:r>
    </w:p>
    <w:p w14:paraId="70AD91C3" w14:textId="77777777" w:rsidR="00481F18" w:rsidRPr="003130C1" w:rsidRDefault="00481F18" w:rsidP="00481F18">
      <w:pPr>
        <w:rPr>
          <w:lang w:eastAsia="de-CH"/>
        </w:rPr>
      </w:pPr>
      <w:r w:rsidRPr="005F44CB">
        <w:rPr>
          <w:lang w:eastAsia="de-CH"/>
        </w:rPr>
        <w:t>Liste der in diesem Dokument verwendeten Abkürzungen: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60"/>
        <w:gridCol w:w="7696"/>
      </w:tblGrid>
      <w:tr w:rsidR="00481F18" w:rsidRPr="005C7401" w14:paraId="1F6125C1" w14:textId="77777777" w:rsidTr="000674AF">
        <w:trPr>
          <w:tblHeader/>
        </w:trPr>
        <w:tc>
          <w:tcPr>
            <w:tcW w:w="1660" w:type="dxa"/>
            <w:shd w:val="clear" w:color="auto" w:fill="auto"/>
          </w:tcPr>
          <w:p w14:paraId="4DBDDE40" w14:textId="77777777" w:rsidR="00481F18" w:rsidRPr="005C7401" w:rsidRDefault="00481F18" w:rsidP="000674AF">
            <w:pPr>
              <w:rPr>
                <w:b/>
              </w:rPr>
            </w:pPr>
            <w:r w:rsidRPr="005C7401">
              <w:rPr>
                <w:b/>
              </w:rPr>
              <w:t>Abkürzung</w:t>
            </w:r>
          </w:p>
        </w:tc>
        <w:tc>
          <w:tcPr>
            <w:tcW w:w="7696" w:type="dxa"/>
            <w:shd w:val="clear" w:color="auto" w:fill="auto"/>
          </w:tcPr>
          <w:p w14:paraId="08041332" w14:textId="77777777" w:rsidR="00481F18" w:rsidRPr="005C7401" w:rsidRDefault="00481F18" w:rsidP="000674AF">
            <w:pPr>
              <w:rPr>
                <w:b/>
              </w:rPr>
            </w:pPr>
            <w:r w:rsidRPr="005C7401">
              <w:rPr>
                <w:b/>
              </w:rPr>
              <w:t>Bezeichnung im vollen Wortlaut</w:t>
            </w:r>
          </w:p>
        </w:tc>
      </w:tr>
      <w:tr w:rsidR="00481F18" w:rsidRPr="005C7401" w14:paraId="0EA9AA4A" w14:textId="77777777" w:rsidTr="000674AF">
        <w:trPr>
          <w:tblHeader/>
        </w:trPr>
        <w:tc>
          <w:tcPr>
            <w:tcW w:w="1660" w:type="dxa"/>
            <w:shd w:val="clear" w:color="auto" w:fill="auto"/>
          </w:tcPr>
          <w:p w14:paraId="6CF2269E" w14:textId="77777777" w:rsidR="00481F18" w:rsidRPr="005C7401" w:rsidRDefault="00481F18" w:rsidP="000674AF">
            <w:r w:rsidRPr="005C7401">
              <w:t>AV</w:t>
            </w:r>
          </w:p>
        </w:tc>
        <w:tc>
          <w:tcPr>
            <w:tcW w:w="7696" w:type="dxa"/>
            <w:shd w:val="clear" w:color="auto" w:fill="auto"/>
          </w:tcPr>
          <w:p w14:paraId="20C05C82" w14:textId="77777777" w:rsidR="00481F18" w:rsidRPr="005C7401" w:rsidRDefault="00653781" w:rsidP="000674AF">
            <w:r>
              <w:t>a</w:t>
            </w:r>
            <w:r w:rsidR="00481F18" w:rsidRPr="005C7401">
              <w:t>mtliche Vermessung</w:t>
            </w:r>
          </w:p>
        </w:tc>
      </w:tr>
      <w:tr w:rsidR="00D07850" w:rsidRPr="00D07850" w14:paraId="40B70B4B" w14:textId="77777777" w:rsidTr="000674AF">
        <w:tc>
          <w:tcPr>
            <w:tcW w:w="1660" w:type="dxa"/>
            <w:shd w:val="clear" w:color="auto" w:fill="auto"/>
          </w:tcPr>
          <w:p w14:paraId="1DF6A22A" w14:textId="77777777" w:rsidR="00D07850" w:rsidRPr="00D07850" w:rsidRDefault="00D07850" w:rsidP="00D07850">
            <w:pPr>
              <w:adjustRightInd w:val="0"/>
              <w:snapToGrid w:val="0"/>
              <w:ind w:left="284" w:hanging="284"/>
            </w:pPr>
            <w:r w:rsidRPr="00D07850">
              <w:t>BFS</w:t>
            </w:r>
          </w:p>
        </w:tc>
        <w:tc>
          <w:tcPr>
            <w:tcW w:w="7696" w:type="dxa"/>
            <w:shd w:val="clear" w:color="auto" w:fill="auto"/>
          </w:tcPr>
          <w:p w14:paraId="19B7F176" w14:textId="77777777" w:rsidR="00D07850" w:rsidRPr="00D07850" w:rsidRDefault="00D07850" w:rsidP="00D07850">
            <w:pPr>
              <w:adjustRightInd w:val="0"/>
              <w:snapToGrid w:val="0"/>
              <w:ind w:left="284" w:hanging="284"/>
            </w:pPr>
            <w:r w:rsidRPr="00D07850">
              <w:t>Bundesamt für Statistik</w:t>
            </w:r>
          </w:p>
        </w:tc>
      </w:tr>
      <w:tr w:rsidR="00D07850" w:rsidRPr="00D07850" w14:paraId="387583F4" w14:textId="77777777" w:rsidTr="000674AF">
        <w:tc>
          <w:tcPr>
            <w:tcW w:w="1660" w:type="dxa"/>
            <w:shd w:val="clear" w:color="auto" w:fill="auto"/>
          </w:tcPr>
          <w:p w14:paraId="49390467" w14:textId="77777777" w:rsidR="00D07850" w:rsidRPr="00D07850" w:rsidRDefault="00D07850" w:rsidP="00D07850">
            <w:pPr>
              <w:adjustRightInd w:val="0"/>
              <w:snapToGrid w:val="0"/>
              <w:ind w:left="284" w:hanging="284"/>
            </w:pPr>
            <w:r w:rsidRPr="00D07850">
              <w:t>CRS</w:t>
            </w:r>
          </w:p>
        </w:tc>
        <w:tc>
          <w:tcPr>
            <w:tcW w:w="7696" w:type="dxa"/>
            <w:shd w:val="clear" w:color="auto" w:fill="auto"/>
          </w:tcPr>
          <w:p w14:paraId="2B6ABA30" w14:textId="77777777" w:rsidR="00D07850" w:rsidRPr="00D07850" w:rsidRDefault="00D07850" w:rsidP="00D07850">
            <w:pPr>
              <w:adjustRightInd w:val="0"/>
              <w:snapToGrid w:val="0"/>
              <w:ind w:left="284" w:hanging="284"/>
            </w:pPr>
            <w:proofErr w:type="spellStart"/>
            <w:r w:rsidRPr="00D07850">
              <w:t>Coordinate</w:t>
            </w:r>
            <w:proofErr w:type="spellEnd"/>
            <w:r w:rsidRPr="00D07850">
              <w:t xml:space="preserve"> Reference System</w:t>
            </w:r>
          </w:p>
        </w:tc>
      </w:tr>
      <w:tr w:rsidR="00D07850" w:rsidRPr="00D07850" w14:paraId="6E1BE173" w14:textId="77777777" w:rsidTr="000674AF">
        <w:tc>
          <w:tcPr>
            <w:tcW w:w="1660" w:type="dxa"/>
            <w:shd w:val="clear" w:color="auto" w:fill="auto"/>
          </w:tcPr>
          <w:p w14:paraId="0F53EA2E" w14:textId="77777777" w:rsidR="00D07850" w:rsidRPr="00D07850" w:rsidRDefault="00D07850" w:rsidP="00D07850">
            <w:pPr>
              <w:adjustRightInd w:val="0"/>
              <w:snapToGrid w:val="0"/>
              <w:ind w:left="284" w:hanging="284"/>
            </w:pPr>
            <w:r w:rsidRPr="00D07850">
              <w:t>EGRID</w:t>
            </w:r>
          </w:p>
        </w:tc>
        <w:tc>
          <w:tcPr>
            <w:tcW w:w="7696" w:type="dxa"/>
            <w:shd w:val="clear" w:color="auto" w:fill="auto"/>
          </w:tcPr>
          <w:p w14:paraId="214BA594" w14:textId="77777777" w:rsidR="00D07850" w:rsidRPr="00D07850" w:rsidRDefault="00D07850" w:rsidP="00D07850">
            <w:pPr>
              <w:adjustRightInd w:val="0"/>
              <w:snapToGrid w:val="0"/>
              <w:ind w:left="284" w:hanging="284"/>
            </w:pPr>
            <w:r w:rsidRPr="00D07850">
              <w:t xml:space="preserve">Eidgenössischer </w:t>
            </w:r>
            <w:proofErr w:type="spellStart"/>
            <w:r w:rsidRPr="00D07850">
              <w:t>Grundstücksidentifikator</w:t>
            </w:r>
            <w:proofErr w:type="spellEnd"/>
          </w:p>
        </w:tc>
      </w:tr>
      <w:tr w:rsidR="00D07850" w:rsidRPr="00D07850" w14:paraId="07993FD9" w14:textId="77777777" w:rsidTr="000674AF">
        <w:tc>
          <w:tcPr>
            <w:tcW w:w="1660" w:type="dxa"/>
            <w:shd w:val="clear" w:color="auto" w:fill="auto"/>
          </w:tcPr>
          <w:p w14:paraId="3EA4EBF1" w14:textId="77777777" w:rsidR="00D07850" w:rsidRPr="00D07850" w:rsidRDefault="00D07850" w:rsidP="00D07850">
            <w:pPr>
              <w:adjustRightInd w:val="0"/>
              <w:snapToGrid w:val="0"/>
              <w:ind w:left="284" w:hanging="284"/>
            </w:pPr>
            <w:r w:rsidRPr="00D07850">
              <w:t>EN</w:t>
            </w:r>
          </w:p>
        </w:tc>
        <w:tc>
          <w:tcPr>
            <w:tcW w:w="7696" w:type="dxa"/>
            <w:shd w:val="clear" w:color="auto" w:fill="auto"/>
          </w:tcPr>
          <w:p w14:paraId="57FC5D6F" w14:textId="77777777" w:rsidR="00D07850" w:rsidRPr="00D07850" w:rsidRDefault="00D07850" w:rsidP="00D07850">
            <w:pPr>
              <w:adjustRightInd w:val="0"/>
              <w:snapToGrid w:val="0"/>
              <w:ind w:left="284" w:hanging="284"/>
            </w:pPr>
            <w:r w:rsidRPr="00D07850">
              <w:t>LV95-Koordinaten: E = Ost / N = Nord</w:t>
            </w:r>
          </w:p>
        </w:tc>
      </w:tr>
      <w:tr w:rsidR="00D07850" w:rsidRPr="00D07850" w14:paraId="49A82706" w14:textId="77777777" w:rsidTr="000674AF">
        <w:tc>
          <w:tcPr>
            <w:tcW w:w="1660" w:type="dxa"/>
            <w:shd w:val="clear" w:color="auto" w:fill="auto"/>
          </w:tcPr>
          <w:p w14:paraId="1D33171D" w14:textId="77777777" w:rsidR="00D07850" w:rsidRPr="00D07850" w:rsidRDefault="00D07850" w:rsidP="00D07850">
            <w:pPr>
              <w:adjustRightInd w:val="0"/>
              <w:snapToGrid w:val="0"/>
              <w:ind w:left="284" w:hanging="284"/>
            </w:pPr>
            <w:r w:rsidRPr="00D07850">
              <w:t>GNSS</w:t>
            </w:r>
          </w:p>
        </w:tc>
        <w:tc>
          <w:tcPr>
            <w:tcW w:w="7696" w:type="dxa"/>
            <w:shd w:val="clear" w:color="auto" w:fill="auto"/>
          </w:tcPr>
          <w:p w14:paraId="4C0A7E9D" w14:textId="77777777" w:rsidR="00D07850" w:rsidRPr="00D07850" w:rsidRDefault="00D07850" w:rsidP="00D07850">
            <w:pPr>
              <w:adjustRightInd w:val="0"/>
              <w:snapToGrid w:val="0"/>
              <w:ind w:left="284" w:hanging="284"/>
            </w:pPr>
            <w:r w:rsidRPr="00D07850">
              <w:t>Globales Navigations-Satelliten-System</w:t>
            </w:r>
          </w:p>
        </w:tc>
      </w:tr>
      <w:tr w:rsidR="00D07850" w:rsidRPr="00D07850" w14:paraId="360D9E62" w14:textId="77777777" w:rsidTr="000674AF">
        <w:tc>
          <w:tcPr>
            <w:tcW w:w="1660" w:type="dxa"/>
            <w:shd w:val="clear" w:color="auto" w:fill="auto"/>
          </w:tcPr>
          <w:p w14:paraId="52EDF0CA" w14:textId="77777777" w:rsidR="00D07850" w:rsidRPr="00D07850" w:rsidRDefault="00D07850" w:rsidP="00D07850">
            <w:pPr>
              <w:adjustRightInd w:val="0"/>
              <w:snapToGrid w:val="0"/>
              <w:ind w:left="284" w:hanging="284"/>
            </w:pPr>
            <w:r w:rsidRPr="00D07850">
              <w:t>HTML</w:t>
            </w:r>
          </w:p>
        </w:tc>
        <w:tc>
          <w:tcPr>
            <w:tcW w:w="7696" w:type="dxa"/>
            <w:shd w:val="clear" w:color="auto" w:fill="auto"/>
          </w:tcPr>
          <w:p w14:paraId="0D3B4689" w14:textId="77777777" w:rsidR="00D07850" w:rsidRPr="00D07850" w:rsidRDefault="00D07850" w:rsidP="00D07850">
            <w:pPr>
              <w:adjustRightInd w:val="0"/>
              <w:snapToGrid w:val="0"/>
              <w:ind w:left="284" w:hanging="284"/>
            </w:pPr>
            <w:r w:rsidRPr="00D07850">
              <w:t>Hypertext Markup Language</w:t>
            </w:r>
          </w:p>
        </w:tc>
      </w:tr>
      <w:tr w:rsidR="00D07850" w:rsidRPr="00D07850" w14:paraId="255E546E" w14:textId="77777777" w:rsidTr="000674AF">
        <w:tc>
          <w:tcPr>
            <w:tcW w:w="1660" w:type="dxa"/>
            <w:shd w:val="clear" w:color="auto" w:fill="auto"/>
          </w:tcPr>
          <w:p w14:paraId="4381DA50" w14:textId="77777777" w:rsidR="00D07850" w:rsidRPr="00D07850" w:rsidRDefault="00D07850" w:rsidP="00D07850">
            <w:pPr>
              <w:adjustRightInd w:val="0"/>
              <w:snapToGrid w:val="0"/>
              <w:ind w:left="284" w:hanging="284"/>
            </w:pPr>
            <w:r w:rsidRPr="00D07850">
              <w:t>HTTP</w:t>
            </w:r>
          </w:p>
        </w:tc>
        <w:tc>
          <w:tcPr>
            <w:tcW w:w="7696" w:type="dxa"/>
            <w:shd w:val="clear" w:color="auto" w:fill="auto"/>
          </w:tcPr>
          <w:p w14:paraId="67A0F831" w14:textId="77777777" w:rsidR="00D07850" w:rsidRPr="00D07850" w:rsidRDefault="00D07850" w:rsidP="00D07850">
            <w:pPr>
              <w:adjustRightInd w:val="0"/>
              <w:snapToGrid w:val="0"/>
              <w:ind w:left="284" w:hanging="284"/>
            </w:pPr>
            <w:r w:rsidRPr="00D07850">
              <w:t>Hypertext Transfer Protocol</w:t>
            </w:r>
          </w:p>
        </w:tc>
      </w:tr>
      <w:tr w:rsidR="00D07850" w:rsidRPr="00D07850" w14:paraId="77A5E900" w14:textId="77777777" w:rsidTr="000674AF">
        <w:tc>
          <w:tcPr>
            <w:tcW w:w="1660" w:type="dxa"/>
            <w:shd w:val="clear" w:color="auto" w:fill="auto"/>
          </w:tcPr>
          <w:p w14:paraId="2ED9D7A1" w14:textId="77777777" w:rsidR="00D07850" w:rsidRPr="00D07850" w:rsidRDefault="00D07850" w:rsidP="00D07850">
            <w:pPr>
              <w:adjustRightInd w:val="0"/>
              <w:snapToGrid w:val="0"/>
              <w:ind w:left="284" w:hanging="284"/>
            </w:pPr>
            <w:r w:rsidRPr="00D07850">
              <w:t>HTTPS</w:t>
            </w:r>
          </w:p>
        </w:tc>
        <w:tc>
          <w:tcPr>
            <w:tcW w:w="7696" w:type="dxa"/>
            <w:shd w:val="clear" w:color="auto" w:fill="auto"/>
          </w:tcPr>
          <w:p w14:paraId="763202E4" w14:textId="77777777" w:rsidR="00D07850" w:rsidRPr="00D07850" w:rsidRDefault="00D07850" w:rsidP="00D07850">
            <w:pPr>
              <w:adjustRightInd w:val="0"/>
              <w:snapToGrid w:val="0"/>
              <w:ind w:left="284" w:hanging="284"/>
            </w:pPr>
            <w:r w:rsidRPr="00D07850">
              <w:t>Hypertext Transfer Protocol Secure</w:t>
            </w:r>
          </w:p>
        </w:tc>
      </w:tr>
      <w:tr w:rsidR="00D07850" w:rsidRPr="00D07850" w14:paraId="04318596" w14:textId="77777777" w:rsidTr="000674AF">
        <w:tc>
          <w:tcPr>
            <w:tcW w:w="1660" w:type="dxa"/>
            <w:shd w:val="clear" w:color="auto" w:fill="auto"/>
          </w:tcPr>
          <w:p w14:paraId="407D82AD" w14:textId="77777777" w:rsidR="00D07850" w:rsidRPr="00D07850" w:rsidRDefault="00D07850" w:rsidP="00D07850">
            <w:pPr>
              <w:adjustRightInd w:val="0"/>
              <w:snapToGrid w:val="0"/>
              <w:ind w:left="284" w:hanging="284"/>
            </w:pPr>
            <w:r w:rsidRPr="00D07850">
              <w:t>LV95</w:t>
            </w:r>
          </w:p>
        </w:tc>
        <w:tc>
          <w:tcPr>
            <w:tcW w:w="7696" w:type="dxa"/>
            <w:shd w:val="clear" w:color="auto" w:fill="auto"/>
          </w:tcPr>
          <w:p w14:paraId="2A0B07A8" w14:textId="77777777" w:rsidR="00D07850" w:rsidRPr="00D07850" w:rsidRDefault="00D07850" w:rsidP="00D07850">
            <w:pPr>
              <w:adjustRightInd w:val="0"/>
              <w:snapToGrid w:val="0"/>
              <w:ind w:left="284" w:hanging="284"/>
            </w:pPr>
            <w:r w:rsidRPr="00D07850">
              <w:t>Landesvermessung 95</w:t>
            </w:r>
          </w:p>
        </w:tc>
      </w:tr>
      <w:tr w:rsidR="00D07850" w:rsidRPr="00D07850" w14:paraId="3704EBC7" w14:textId="77777777" w:rsidTr="000674AF">
        <w:tc>
          <w:tcPr>
            <w:tcW w:w="1660" w:type="dxa"/>
            <w:shd w:val="clear" w:color="auto" w:fill="auto"/>
          </w:tcPr>
          <w:p w14:paraId="7ADE7EE4" w14:textId="77777777" w:rsidR="00D07850" w:rsidRPr="00D07850" w:rsidRDefault="00D07850" w:rsidP="00D07850">
            <w:pPr>
              <w:adjustRightInd w:val="0"/>
              <w:snapToGrid w:val="0"/>
              <w:ind w:left="284" w:hanging="284"/>
            </w:pPr>
            <w:r w:rsidRPr="00D07850">
              <w:t>M2M</w:t>
            </w:r>
          </w:p>
        </w:tc>
        <w:tc>
          <w:tcPr>
            <w:tcW w:w="7696" w:type="dxa"/>
            <w:shd w:val="clear" w:color="auto" w:fill="auto"/>
          </w:tcPr>
          <w:p w14:paraId="44B6E1E5" w14:textId="77777777" w:rsidR="00D07850" w:rsidRPr="00D07850" w:rsidRDefault="00D07850" w:rsidP="00D07850">
            <w:pPr>
              <w:adjustRightInd w:val="0"/>
              <w:snapToGrid w:val="0"/>
              <w:ind w:left="284" w:hanging="284"/>
            </w:pPr>
            <w:proofErr w:type="spellStart"/>
            <w:r w:rsidRPr="00D07850">
              <w:t>Machine-to-machine</w:t>
            </w:r>
            <w:proofErr w:type="spellEnd"/>
            <w:r w:rsidRPr="00D07850">
              <w:t>, Maschine-zu-Maschine-Interaktion</w:t>
            </w:r>
          </w:p>
        </w:tc>
      </w:tr>
      <w:tr w:rsidR="00D07850" w:rsidRPr="00D07850" w14:paraId="020BADE6" w14:textId="77777777" w:rsidTr="000674AF">
        <w:tc>
          <w:tcPr>
            <w:tcW w:w="1660" w:type="dxa"/>
            <w:shd w:val="clear" w:color="auto" w:fill="auto"/>
          </w:tcPr>
          <w:p w14:paraId="52D6061C" w14:textId="77777777" w:rsidR="00D07850" w:rsidRPr="00D07850" w:rsidRDefault="00D07850" w:rsidP="00D07850">
            <w:pPr>
              <w:adjustRightInd w:val="0"/>
              <w:snapToGrid w:val="0"/>
              <w:ind w:left="284" w:hanging="284"/>
            </w:pPr>
            <w:r w:rsidRPr="00D07850">
              <w:t>PDF</w:t>
            </w:r>
          </w:p>
        </w:tc>
        <w:tc>
          <w:tcPr>
            <w:tcW w:w="7696" w:type="dxa"/>
            <w:shd w:val="clear" w:color="auto" w:fill="auto"/>
          </w:tcPr>
          <w:p w14:paraId="77B551AF" w14:textId="77777777" w:rsidR="00D07850" w:rsidRPr="00D07850" w:rsidRDefault="00D07850" w:rsidP="00D07850">
            <w:pPr>
              <w:adjustRightInd w:val="0"/>
              <w:snapToGrid w:val="0"/>
            </w:pPr>
            <w:r w:rsidRPr="00D07850">
              <w:t xml:space="preserve">Portable </w:t>
            </w:r>
            <w:proofErr w:type="spellStart"/>
            <w:r w:rsidRPr="00D07850">
              <w:t>Document</w:t>
            </w:r>
            <w:proofErr w:type="spellEnd"/>
            <w:r w:rsidRPr="00D07850">
              <w:t xml:space="preserve"> Format</w:t>
            </w:r>
          </w:p>
        </w:tc>
      </w:tr>
      <w:tr w:rsidR="00D07850" w:rsidRPr="00D07850" w14:paraId="5A96A388" w14:textId="77777777" w:rsidTr="000674AF">
        <w:tc>
          <w:tcPr>
            <w:tcW w:w="1660" w:type="dxa"/>
            <w:shd w:val="clear" w:color="auto" w:fill="auto"/>
          </w:tcPr>
          <w:p w14:paraId="151B05D5" w14:textId="77777777" w:rsidR="00D07850" w:rsidRPr="00D07850" w:rsidRDefault="00D07850" w:rsidP="00D07850">
            <w:pPr>
              <w:adjustRightInd w:val="0"/>
              <w:snapToGrid w:val="0"/>
              <w:ind w:left="284" w:hanging="284"/>
            </w:pPr>
            <w:r w:rsidRPr="00D07850">
              <w:t>PLZ</w:t>
            </w:r>
          </w:p>
        </w:tc>
        <w:tc>
          <w:tcPr>
            <w:tcW w:w="7696" w:type="dxa"/>
            <w:shd w:val="clear" w:color="auto" w:fill="auto"/>
          </w:tcPr>
          <w:p w14:paraId="48BB757A" w14:textId="77777777" w:rsidR="00D07850" w:rsidRPr="00D07850" w:rsidRDefault="00D07850" w:rsidP="00D07850">
            <w:pPr>
              <w:adjustRightInd w:val="0"/>
              <w:snapToGrid w:val="0"/>
            </w:pPr>
            <w:r w:rsidRPr="00D07850">
              <w:t>Postleitzahl</w:t>
            </w:r>
          </w:p>
        </w:tc>
      </w:tr>
      <w:tr w:rsidR="00D07850" w:rsidRPr="00D07850" w14:paraId="41DF046A" w14:textId="77777777" w:rsidTr="000674AF">
        <w:tc>
          <w:tcPr>
            <w:tcW w:w="1660" w:type="dxa"/>
            <w:shd w:val="clear" w:color="auto" w:fill="auto"/>
          </w:tcPr>
          <w:p w14:paraId="600C8CEB" w14:textId="77777777" w:rsidR="00D07850" w:rsidRPr="00D07850" w:rsidRDefault="00D07850" w:rsidP="00D07850">
            <w:pPr>
              <w:adjustRightInd w:val="0"/>
              <w:snapToGrid w:val="0"/>
              <w:ind w:left="284" w:hanging="284"/>
            </w:pPr>
            <w:r w:rsidRPr="00D07850">
              <w:t>SR</w:t>
            </w:r>
          </w:p>
        </w:tc>
        <w:tc>
          <w:tcPr>
            <w:tcW w:w="7696" w:type="dxa"/>
            <w:shd w:val="clear" w:color="auto" w:fill="auto"/>
          </w:tcPr>
          <w:p w14:paraId="5C86FE84" w14:textId="77777777" w:rsidR="00D07850" w:rsidRPr="00D07850" w:rsidRDefault="00D07850" w:rsidP="00D07850">
            <w:pPr>
              <w:adjustRightInd w:val="0"/>
              <w:snapToGrid w:val="0"/>
            </w:pPr>
            <w:r w:rsidRPr="00D07850">
              <w:t>Systematische Sammlung des Bundesrechts</w:t>
            </w:r>
          </w:p>
        </w:tc>
      </w:tr>
      <w:tr w:rsidR="00D07850" w:rsidRPr="00D07850" w14:paraId="40CF0806" w14:textId="77777777" w:rsidTr="000674AF">
        <w:tc>
          <w:tcPr>
            <w:tcW w:w="1660" w:type="dxa"/>
            <w:shd w:val="clear" w:color="auto" w:fill="auto"/>
          </w:tcPr>
          <w:p w14:paraId="23B93704" w14:textId="77777777" w:rsidR="00D07850" w:rsidRPr="00D07850" w:rsidRDefault="00D07850" w:rsidP="00D07850">
            <w:pPr>
              <w:adjustRightInd w:val="0"/>
              <w:snapToGrid w:val="0"/>
              <w:ind w:left="284" w:hanging="284"/>
            </w:pPr>
            <w:r w:rsidRPr="00D07850">
              <w:t>SSL</w:t>
            </w:r>
          </w:p>
        </w:tc>
        <w:tc>
          <w:tcPr>
            <w:tcW w:w="7696" w:type="dxa"/>
            <w:shd w:val="clear" w:color="auto" w:fill="auto"/>
          </w:tcPr>
          <w:p w14:paraId="13806C7F" w14:textId="77777777" w:rsidR="00D07850" w:rsidRPr="00D07850" w:rsidRDefault="00D07850" w:rsidP="00D07850">
            <w:pPr>
              <w:adjustRightInd w:val="0"/>
              <w:snapToGrid w:val="0"/>
            </w:pPr>
            <w:r w:rsidRPr="00D07850">
              <w:t>Secure Sockets Layer</w:t>
            </w:r>
          </w:p>
        </w:tc>
      </w:tr>
      <w:tr w:rsidR="00D07850" w:rsidRPr="00D07850" w14:paraId="105A5613" w14:textId="77777777" w:rsidTr="000674AF">
        <w:tc>
          <w:tcPr>
            <w:tcW w:w="1660" w:type="dxa"/>
            <w:shd w:val="clear" w:color="auto" w:fill="auto"/>
          </w:tcPr>
          <w:p w14:paraId="61739762" w14:textId="77777777" w:rsidR="00D07850" w:rsidRPr="00D07850" w:rsidRDefault="00D07850" w:rsidP="00D07850">
            <w:pPr>
              <w:adjustRightInd w:val="0"/>
              <w:snapToGrid w:val="0"/>
              <w:ind w:left="284" w:hanging="284"/>
            </w:pPr>
            <w:r w:rsidRPr="00D07850">
              <w:t>URI</w:t>
            </w:r>
          </w:p>
        </w:tc>
        <w:tc>
          <w:tcPr>
            <w:tcW w:w="7696" w:type="dxa"/>
            <w:shd w:val="clear" w:color="auto" w:fill="auto"/>
          </w:tcPr>
          <w:p w14:paraId="2A837633" w14:textId="77777777" w:rsidR="00D07850" w:rsidRPr="00D07850" w:rsidRDefault="00D07850" w:rsidP="00D07850">
            <w:pPr>
              <w:adjustRightInd w:val="0"/>
              <w:snapToGrid w:val="0"/>
              <w:ind w:left="284" w:hanging="284"/>
            </w:pPr>
            <w:r w:rsidRPr="00D07850">
              <w:t>Uniform Ressource Identifier</w:t>
            </w:r>
          </w:p>
        </w:tc>
      </w:tr>
      <w:tr w:rsidR="00D07850" w:rsidRPr="00D07850" w14:paraId="348A287B" w14:textId="77777777" w:rsidTr="000674AF">
        <w:tc>
          <w:tcPr>
            <w:tcW w:w="1660" w:type="dxa"/>
            <w:shd w:val="clear" w:color="auto" w:fill="auto"/>
          </w:tcPr>
          <w:p w14:paraId="74A4DEAE" w14:textId="77777777" w:rsidR="00D07850" w:rsidRPr="00D07850" w:rsidRDefault="00D07850" w:rsidP="00D07850">
            <w:pPr>
              <w:adjustRightInd w:val="0"/>
              <w:snapToGrid w:val="0"/>
              <w:ind w:left="284" w:hanging="284"/>
            </w:pPr>
            <w:r w:rsidRPr="00D07850">
              <w:t>URL</w:t>
            </w:r>
          </w:p>
        </w:tc>
        <w:tc>
          <w:tcPr>
            <w:tcW w:w="7696" w:type="dxa"/>
            <w:shd w:val="clear" w:color="auto" w:fill="auto"/>
          </w:tcPr>
          <w:p w14:paraId="73FFB9DC" w14:textId="77777777" w:rsidR="00D07850" w:rsidRPr="00D07850" w:rsidRDefault="00D07850" w:rsidP="00D07850">
            <w:pPr>
              <w:adjustRightInd w:val="0"/>
              <w:snapToGrid w:val="0"/>
              <w:ind w:left="284" w:hanging="284"/>
            </w:pPr>
            <w:r w:rsidRPr="00D07850">
              <w:t>Uniform Ressource Locator</w:t>
            </w:r>
          </w:p>
        </w:tc>
      </w:tr>
      <w:tr w:rsidR="00D07850" w:rsidRPr="00D07850" w14:paraId="234C1A8C" w14:textId="77777777" w:rsidTr="000674AF">
        <w:tc>
          <w:tcPr>
            <w:tcW w:w="1660" w:type="dxa"/>
            <w:shd w:val="clear" w:color="auto" w:fill="auto"/>
          </w:tcPr>
          <w:p w14:paraId="333FBE64" w14:textId="77777777" w:rsidR="00D07850" w:rsidRPr="00D07850" w:rsidRDefault="00D07850" w:rsidP="00D07850">
            <w:pPr>
              <w:adjustRightInd w:val="0"/>
              <w:snapToGrid w:val="0"/>
              <w:ind w:left="284" w:hanging="284"/>
            </w:pPr>
            <w:r w:rsidRPr="00D07850">
              <w:t>WGS84</w:t>
            </w:r>
          </w:p>
        </w:tc>
        <w:tc>
          <w:tcPr>
            <w:tcW w:w="7696" w:type="dxa"/>
            <w:shd w:val="clear" w:color="auto" w:fill="auto"/>
          </w:tcPr>
          <w:p w14:paraId="2F77D5A6" w14:textId="77777777" w:rsidR="00D07850" w:rsidRPr="00D07850" w:rsidRDefault="00D07850" w:rsidP="00D07850">
            <w:pPr>
              <w:adjustRightInd w:val="0"/>
              <w:snapToGrid w:val="0"/>
              <w:ind w:left="284" w:hanging="284"/>
            </w:pPr>
            <w:r w:rsidRPr="00D07850">
              <w:t xml:space="preserve">World </w:t>
            </w:r>
            <w:proofErr w:type="spellStart"/>
            <w:r w:rsidRPr="00D07850">
              <w:t>Geodetic</w:t>
            </w:r>
            <w:proofErr w:type="spellEnd"/>
            <w:r w:rsidRPr="00D07850">
              <w:t xml:space="preserve"> System 1984</w:t>
            </w:r>
          </w:p>
        </w:tc>
      </w:tr>
      <w:tr w:rsidR="00D07850" w:rsidRPr="00D07850" w14:paraId="7CFB29B3" w14:textId="77777777" w:rsidTr="000674AF">
        <w:tc>
          <w:tcPr>
            <w:tcW w:w="1660" w:type="dxa"/>
            <w:shd w:val="clear" w:color="auto" w:fill="auto"/>
          </w:tcPr>
          <w:p w14:paraId="39A32D26" w14:textId="77777777" w:rsidR="00D07850" w:rsidRPr="00D07850" w:rsidRDefault="00D07850" w:rsidP="00D07850">
            <w:pPr>
              <w:adjustRightInd w:val="0"/>
              <w:snapToGrid w:val="0"/>
              <w:ind w:left="284" w:hanging="284"/>
            </w:pPr>
            <w:r w:rsidRPr="00D07850">
              <w:t>XML</w:t>
            </w:r>
          </w:p>
        </w:tc>
        <w:tc>
          <w:tcPr>
            <w:tcW w:w="7696" w:type="dxa"/>
            <w:shd w:val="clear" w:color="auto" w:fill="auto"/>
          </w:tcPr>
          <w:p w14:paraId="4407DECD" w14:textId="77777777" w:rsidR="00D07850" w:rsidRPr="00D07850" w:rsidRDefault="00D07850" w:rsidP="00D07850">
            <w:pPr>
              <w:adjustRightInd w:val="0"/>
              <w:snapToGrid w:val="0"/>
              <w:ind w:left="284" w:hanging="284"/>
            </w:pPr>
            <w:r w:rsidRPr="00D07850">
              <w:t>Extensible Markup Language</w:t>
            </w:r>
          </w:p>
        </w:tc>
      </w:tr>
      <w:tr w:rsidR="00D07850" w:rsidRPr="005C7401" w14:paraId="31E59D7F" w14:textId="77777777" w:rsidTr="000674AF">
        <w:tc>
          <w:tcPr>
            <w:tcW w:w="1660" w:type="dxa"/>
            <w:shd w:val="clear" w:color="auto" w:fill="auto"/>
          </w:tcPr>
          <w:p w14:paraId="4A7B9FF4" w14:textId="77777777" w:rsidR="00D07850" w:rsidRPr="00D07850" w:rsidRDefault="00D07850" w:rsidP="00D07850">
            <w:pPr>
              <w:adjustRightInd w:val="0"/>
              <w:snapToGrid w:val="0"/>
              <w:ind w:left="284" w:hanging="284"/>
            </w:pPr>
            <w:r w:rsidRPr="00D07850">
              <w:t>XSD</w:t>
            </w:r>
          </w:p>
        </w:tc>
        <w:tc>
          <w:tcPr>
            <w:tcW w:w="7696" w:type="dxa"/>
            <w:shd w:val="clear" w:color="auto" w:fill="auto"/>
          </w:tcPr>
          <w:p w14:paraId="03B42B16" w14:textId="77777777" w:rsidR="00D07850" w:rsidRPr="007943A5" w:rsidRDefault="00D07850" w:rsidP="00D07850">
            <w:pPr>
              <w:adjustRightInd w:val="0"/>
              <w:snapToGrid w:val="0"/>
              <w:ind w:left="284" w:hanging="284"/>
            </w:pPr>
            <w:r w:rsidRPr="00D07850">
              <w:t>XML Schema Definition</w:t>
            </w:r>
          </w:p>
        </w:tc>
      </w:tr>
    </w:tbl>
    <w:p w14:paraId="50D7D4F2" w14:textId="77777777" w:rsidR="00C500C6" w:rsidRDefault="00C500C6" w:rsidP="00481F18"/>
    <w:p w14:paraId="03113085" w14:textId="77777777" w:rsidR="00C500C6" w:rsidRDefault="00C500C6" w:rsidP="00481F18"/>
    <w:p w14:paraId="457F014F" w14:textId="77777777" w:rsidR="008F49D2" w:rsidRDefault="008F49D2" w:rsidP="00481F18">
      <w:pPr>
        <w:sectPr w:rsidR="008F49D2" w:rsidSect="008F49D2">
          <w:headerReference w:type="even" r:id="rId12"/>
          <w:headerReference w:type="default" r:id="rId13"/>
          <w:footerReference w:type="default" r:id="rId14"/>
          <w:headerReference w:type="first" r:id="rId15"/>
          <w:footerReference w:type="first" r:id="rId16"/>
          <w:type w:val="oddPage"/>
          <w:pgSz w:w="11906" w:h="16838" w:code="9"/>
          <w:pgMar w:top="1843" w:right="1077" w:bottom="907" w:left="1701" w:header="709" w:footer="510" w:gutter="0"/>
          <w:cols w:space="708"/>
          <w:titlePg/>
          <w:docGrid w:linePitch="360"/>
        </w:sectPr>
      </w:pPr>
    </w:p>
    <w:p w14:paraId="346206DF" w14:textId="77777777" w:rsidR="00481F18" w:rsidRDefault="00481F18" w:rsidP="00481F18">
      <w:pPr>
        <w:pStyle w:val="Titre1"/>
      </w:pPr>
      <w:bookmarkStart w:id="5" w:name="_Ref78524202"/>
      <w:bookmarkStart w:id="6" w:name="_Toc127974775"/>
      <w:r w:rsidRPr="00D34DE5">
        <w:lastRenderedPageBreak/>
        <w:t>Einleitung</w:t>
      </w:r>
      <w:bookmarkEnd w:id="5"/>
      <w:bookmarkEnd w:id="6"/>
    </w:p>
    <w:p w14:paraId="2FAE7B52" w14:textId="77777777" w:rsidR="00367E4C" w:rsidRPr="007D56A9" w:rsidRDefault="00367E4C" w:rsidP="00367E4C">
      <w:pPr>
        <w:rPr>
          <w:vanish/>
          <w:color w:val="FF0000"/>
          <w:lang w:eastAsia="de-CH"/>
        </w:rPr>
      </w:pPr>
      <w:r w:rsidRPr="007D56A9">
        <w:rPr>
          <w:vanish/>
          <w:color w:val="FF0000"/>
          <w:lang w:eastAsia="de-CH"/>
        </w:rPr>
        <w:t xml:space="preserve">Hinweis auf gesetzliche Grundlage: </w:t>
      </w:r>
    </w:p>
    <w:p w14:paraId="53BDB841" w14:textId="41C4A9C5" w:rsidR="00367E4C" w:rsidRPr="00003D4D" w:rsidRDefault="00367E4C" w:rsidP="00367E4C">
      <w:r w:rsidRPr="00003D4D">
        <w:rPr>
          <w:lang w:eastAsia="de-CH"/>
        </w:rPr>
        <w:t xml:space="preserve">Gestützt auf </w:t>
      </w:r>
      <w:r w:rsidRPr="00EA04CF">
        <w:rPr>
          <w:highlight w:val="yellow"/>
          <w:lang w:eastAsia="de-CH"/>
        </w:rPr>
        <w:t xml:space="preserve">Artikel </w:t>
      </w:r>
      <w:r w:rsidR="00DE743A">
        <w:rPr>
          <w:highlight w:val="yellow"/>
          <w:lang w:eastAsia="de-CH"/>
        </w:rPr>
        <w:t>34</w:t>
      </w:r>
      <w:r w:rsidR="00DE743A" w:rsidRPr="00EA04CF">
        <w:rPr>
          <w:highlight w:val="yellow"/>
          <w:lang w:eastAsia="de-CH"/>
        </w:rPr>
        <w:t xml:space="preserve"> </w:t>
      </w:r>
      <w:r w:rsidRPr="00EA04CF">
        <w:rPr>
          <w:highlight w:val="yellow"/>
          <w:lang w:eastAsia="de-CH"/>
        </w:rPr>
        <w:t xml:space="preserve">Absatz </w:t>
      </w:r>
      <w:r w:rsidR="00003D4D" w:rsidRPr="00EA04CF">
        <w:rPr>
          <w:highlight w:val="yellow"/>
          <w:lang w:eastAsia="de-CH"/>
        </w:rPr>
        <w:t>3</w:t>
      </w:r>
      <w:r w:rsidR="00003D4D" w:rsidRPr="00003D4D">
        <w:rPr>
          <w:lang w:eastAsia="de-CH"/>
        </w:rPr>
        <w:t xml:space="preserve"> </w:t>
      </w:r>
      <w:r w:rsidR="00DE743A">
        <w:rPr>
          <w:lang w:eastAsia="de-CH"/>
        </w:rPr>
        <w:t xml:space="preserve">und Artikel 36 </w:t>
      </w:r>
      <w:r w:rsidR="00981A76">
        <w:rPr>
          <w:lang w:eastAsia="de-CH"/>
        </w:rPr>
        <w:t xml:space="preserve">der </w:t>
      </w:r>
      <w:r w:rsidR="00981A76">
        <w:t>Verordnung über die amtliche Vermessung (</w:t>
      </w:r>
      <w:r w:rsidR="00003D4D" w:rsidRPr="00003D4D">
        <w:rPr>
          <w:lang w:eastAsia="de-CH"/>
        </w:rPr>
        <w:t>VAV</w:t>
      </w:r>
      <w:r w:rsidR="00981A76">
        <w:rPr>
          <w:lang w:eastAsia="de-CH"/>
        </w:rPr>
        <w:t>)</w:t>
      </w:r>
      <w:r w:rsidRPr="00003D4D">
        <w:rPr>
          <w:lang w:eastAsia="de-CH"/>
        </w:rPr>
        <w:t xml:space="preserve"> erlässt </w:t>
      </w:r>
      <w:r w:rsidR="000D64B5">
        <w:rPr>
          <w:lang w:eastAsia="de-CH"/>
        </w:rPr>
        <w:t>die Fachstelle Eidgenössische Vermessungsdirektion</w:t>
      </w:r>
      <w:r w:rsidRPr="00003D4D">
        <w:rPr>
          <w:lang w:eastAsia="de-CH"/>
        </w:rPr>
        <w:t xml:space="preserve"> die vorliegende Weisung.</w:t>
      </w:r>
      <w:r w:rsidR="005E3154">
        <w:rPr>
          <w:lang w:eastAsia="de-CH"/>
        </w:rPr>
        <w:t xml:space="preserve"> </w:t>
      </w:r>
    </w:p>
    <w:p w14:paraId="305269AF" w14:textId="77777777" w:rsidR="00481F18" w:rsidRPr="007D56A9" w:rsidRDefault="00481F18" w:rsidP="00481F18">
      <w:pPr>
        <w:pStyle w:val="Titre2"/>
      </w:pPr>
      <w:bookmarkStart w:id="7" w:name="_Toc127974776"/>
      <w:r w:rsidRPr="007D56A9">
        <w:t>Ziel</w:t>
      </w:r>
      <w:bookmarkEnd w:id="7"/>
      <w:r w:rsidRPr="007D56A9">
        <w:t xml:space="preserve"> </w:t>
      </w:r>
    </w:p>
    <w:p w14:paraId="64AD30C5" w14:textId="2EBFFBD8" w:rsidR="00367E4C" w:rsidRDefault="00D07850" w:rsidP="00367E4C">
      <w:r>
        <w:t>Die Weisung definiert eine Maschine-zu-Maschine-Interaktion (M2M) als Webservice (Aufruf eines Auszugs) für d</w:t>
      </w:r>
      <w:r w:rsidR="00C622BC">
        <w:t>en Bezug der AV-Informationen zu</w:t>
      </w:r>
      <w:r>
        <w:t xml:space="preserve"> </w:t>
      </w:r>
      <w:r w:rsidR="008A5817">
        <w:t>Grundstücken</w:t>
      </w:r>
      <w:r>
        <w:t>.</w:t>
      </w:r>
    </w:p>
    <w:p w14:paraId="31ACCE73" w14:textId="77777777" w:rsidR="00481F18" w:rsidRPr="007B311C" w:rsidRDefault="00481F18" w:rsidP="00481F18">
      <w:pPr>
        <w:rPr>
          <w:vanish/>
          <w:color w:val="FF0000"/>
          <w:lang w:eastAsia="de-CH"/>
        </w:rPr>
      </w:pPr>
      <w:r w:rsidRPr="007B311C">
        <w:rPr>
          <w:vanish/>
          <w:color w:val="FF0000"/>
          <w:lang w:eastAsia="de-CH"/>
        </w:rPr>
        <w:t>Was regelt die Weisung? Kurze Zusammenfassung, um was es geht &gt; Text für Web</w:t>
      </w:r>
    </w:p>
    <w:p w14:paraId="4D78DDC1" w14:textId="77777777" w:rsidR="006A70EA" w:rsidRPr="007B311C" w:rsidRDefault="006A70EA" w:rsidP="006A70EA">
      <w:pPr>
        <w:rPr>
          <w:i/>
          <w:vanish/>
          <w:color w:val="FF0000"/>
          <w:lang w:eastAsia="de-CH"/>
        </w:rPr>
      </w:pPr>
      <w:r w:rsidRPr="007B311C">
        <w:rPr>
          <w:i/>
          <w:vanish/>
          <w:color w:val="FF0000"/>
          <w:lang w:eastAsia="de-CH"/>
        </w:rPr>
        <w:t>Diese Weisung regelt die Verfahren bei Änderungen von Gemeinde- und Ortschaftsnamen sowie die Nachführungsmeldungen für das amtliche Ortschaftenverzeichnis mit Postleitzahl und Perimeter.</w:t>
      </w:r>
    </w:p>
    <w:p w14:paraId="30E015FF" w14:textId="77777777" w:rsidR="006A70EA" w:rsidRPr="007B311C" w:rsidRDefault="006A70EA" w:rsidP="006A70EA">
      <w:pPr>
        <w:rPr>
          <w:i/>
          <w:vanish/>
          <w:color w:val="FF0000"/>
        </w:rPr>
      </w:pPr>
      <w:r w:rsidRPr="007B311C">
        <w:rPr>
          <w:i/>
          <w:vanish/>
          <w:color w:val="FF0000"/>
        </w:rPr>
        <w:t>Diese Weisung regelt Einzelheiten betreffend die Abgeltung des Bundes an Programme und Einzelprojekte der AV.</w:t>
      </w:r>
    </w:p>
    <w:p w14:paraId="1FB8AC28" w14:textId="77777777" w:rsidR="006A70EA" w:rsidRPr="007B311C" w:rsidRDefault="006A70EA" w:rsidP="006A70EA">
      <w:pPr>
        <w:rPr>
          <w:i/>
          <w:vanish/>
          <w:color w:val="FF0000"/>
          <w:lang w:eastAsia="de-CH"/>
        </w:rPr>
      </w:pPr>
      <w:r w:rsidRPr="007B311C">
        <w:rPr>
          <w:i/>
          <w:vanish/>
          <w:color w:val="FF0000"/>
          <w:lang w:eastAsia="de-CH"/>
        </w:rPr>
        <w:t>Diese Weisung regelt die vorgeschriebenen Genauigkeiten in der amtlichen Vermessung und konkretisiert die Artikel xx und xx VAV-VBS.</w:t>
      </w:r>
    </w:p>
    <w:p w14:paraId="0AB1502E" w14:textId="77777777" w:rsidR="00481F18" w:rsidRDefault="00481F18" w:rsidP="00481F18">
      <w:pPr>
        <w:pStyle w:val="Titre2"/>
      </w:pPr>
      <w:bookmarkStart w:id="8" w:name="_Toc127974777"/>
      <w:r w:rsidRPr="00D34DE5">
        <w:t>Geltungsbereich</w:t>
      </w:r>
      <w:bookmarkEnd w:id="8"/>
      <w:r w:rsidRPr="00D34DE5">
        <w:t xml:space="preserve"> </w:t>
      </w:r>
    </w:p>
    <w:p w14:paraId="4F5D996D" w14:textId="77777777" w:rsidR="006A70EA" w:rsidRPr="007B311C" w:rsidRDefault="006A70EA" w:rsidP="006A70EA">
      <w:pPr>
        <w:rPr>
          <w:vanish/>
          <w:color w:val="FF0000"/>
        </w:rPr>
      </w:pPr>
      <w:r w:rsidRPr="007B311C">
        <w:rPr>
          <w:vanish/>
          <w:color w:val="FF0000"/>
          <w:lang w:eastAsia="de-CH"/>
        </w:rPr>
        <w:t>An wen richtet sich die Weisung</w:t>
      </w:r>
    </w:p>
    <w:p w14:paraId="54D3C496" w14:textId="66B31519" w:rsidR="006A70EA" w:rsidRDefault="006A70EA" w:rsidP="006A70EA">
      <w:pPr>
        <w:rPr>
          <w:i/>
          <w:vanish/>
          <w:color w:val="FF0000"/>
        </w:rPr>
      </w:pPr>
      <w:r w:rsidRPr="007B311C">
        <w:rPr>
          <w:i/>
          <w:vanish/>
          <w:color w:val="FF0000"/>
        </w:rPr>
        <w:t>Diese Weisung regelt den Geschäftsverkehr zwischen der Eidgenössischen Vermessungsdirektion (V+D) und den Kantonen bei Operatseröffnungen, -änderungen und -anerkennungen im Bereich der amtlichen Vermessung (AV).</w:t>
      </w:r>
    </w:p>
    <w:p w14:paraId="3BA63EA3" w14:textId="77777777" w:rsidR="005010B7" w:rsidRPr="00BC1DEB" w:rsidRDefault="005010B7" w:rsidP="005010B7">
      <w:commentRangeStart w:id="9"/>
      <w:r>
        <w:t>Diese Weisung richtet sich an die Vermessungsaufsichten der Kantone.</w:t>
      </w:r>
      <w:commentRangeEnd w:id="9"/>
      <w:r w:rsidR="00BF56B1">
        <w:rPr>
          <w:rStyle w:val="Marquedecommentaire"/>
        </w:rPr>
        <w:commentReference w:id="9"/>
      </w:r>
    </w:p>
    <w:p w14:paraId="48880B55" w14:textId="2D4EC105" w:rsidR="005010B7" w:rsidRPr="005010B7" w:rsidRDefault="005010B7" w:rsidP="006A70EA">
      <w:r w:rsidRPr="005010B7">
        <w:rPr>
          <w:highlight w:val="yellow"/>
          <w:rPrChange w:id="10" w:author="Rey Isabelle swisstopo [2]" w:date="2025-05-01T13:14:00Z">
            <w:rPr/>
          </w:rPrChange>
        </w:rPr>
        <w:t xml:space="preserve">Diese Weisung regelt die </w:t>
      </w:r>
      <w:ins w:id="11" w:author="Rey Isabelle swisstopo [2]" w:date="2025-05-01T13:14:00Z">
        <w:r>
          <w:rPr>
            <w:highlight w:val="yellow"/>
          </w:rPr>
          <w:t>Maschine</w:t>
        </w:r>
      </w:ins>
      <w:ins w:id="12" w:author="Rey Isabelle swisstopo [2]" w:date="2025-05-01T13:15:00Z">
        <w:r>
          <w:rPr>
            <w:highlight w:val="yellow"/>
          </w:rPr>
          <w:t xml:space="preserve">-zu-Maschine-Interaktion (M2M) als Webservice für </w:t>
        </w:r>
      </w:ins>
      <w:ins w:id="13" w:author="Rey Isabelle swisstopo [2]" w:date="2025-05-01T13:43:00Z">
        <w:r w:rsidR="00D61CE0">
          <w:rPr>
            <w:highlight w:val="yellow"/>
          </w:rPr>
          <w:t xml:space="preserve">die zentrale </w:t>
        </w:r>
      </w:ins>
      <w:r w:rsidRPr="005010B7">
        <w:rPr>
          <w:highlight w:val="yellow"/>
          <w:rPrChange w:id="14" w:author="Rey Isabelle swisstopo [2]" w:date="2025-05-01T13:14:00Z">
            <w:rPr/>
          </w:rPrChange>
        </w:rPr>
        <w:t>Erzeugung von Auszügen im Rahmen der Grundstückinformation für fachunkundige Benutzende, die eine Erstinformation zu Rechten und Pflichten sowie Anlagen auf einem Grundstück einsehen wollen.</w:t>
      </w:r>
    </w:p>
    <w:p w14:paraId="5B298E19" w14:textId="77777777" w:rsidR="00481F18" w:rsidRDefault="00481F18" w:rsidP="00481F18">
      <w:pPr>
        <w:pStyle w:val="Titre2"/>
      </w:pPr>
      <w:bookmarkStart w:id="15" w:name="_Toc127974778"/>
      <w:r w:rsidRPr="00D34DE5">
        <w:t xml:space="preserve">Rechtliche Grundlagen </w:t>
      </w:r>
      <w:bookmarkEnd w:id="15"/>
    </w:p>
    <w:p w14:paraId="643D4C97" w14:textId="77777777" w:rsidR="00F65094" w:rsidRPr="003130C1" w:rsidRDefault="00F65094" w:rsidP="00F65094">
      <w:pPr>
        <w:rPr>
          <w:lang w:eastAsia="de-CH"/>
        </w:rPr>
      </w:pPr>
      <w:r w:rsidRPr="003130C1">
        <w:rPr>
          <w:lang w:eastAsia="de-CH"/>
        </w:rPr>
        <w:t xml:space="preserve">Nachfolgende rechtliche Grundlagen enthalten Rechtsnormen, welche </w:t>
      </w:r>
      <w:r w:rsidR="00863778">
        <w:rPr>
          <w:lang w:eastAsia="de-CH"/>
        </w:rPr>
        <w:t xml:space="preserve">für die Weisung </w:t>
      </w:r>
      <w:r w:rsidRPr="003130C1">
        <w:rPr>
          <w:lang w:eastAsia="de-CH"/>
        </w:rPr>
        <w:t>massgebend sind:</w:t>
      </w:r>
    </w:p>
    <w:p w14:paraId="030EDFED" w14:textId="77777777" w:rsidR="00971A73" w:rsidRDefault="00971A73" w:rsidP="00971A73">
      <w:pPr>
        <w:pStyle w:val="Paragraphedeliste"/>
        <w:rPr>
          <w:moveTo w:id="16" w:author="Rey Isabelle swisstopo [2]" w:date="2025-05-19T16:40:00Z"/>
        </w:rPr>
      </w:pPr>
      <w:moveToRangeStart w:id="17" w:author="Rey Isabelle swisstopo [2]" w:date="2025-05-19T16:40:00Z" w:name="move198565239"/>
      <w:moveTo w:id="18" w:author="Rey Isabelle swisstopo [2]" w:date="2025-05-19T16:40:00Z">
        <w:r>
          <w:t>Schweizerisches Zivilgesetzbuch (ZGB)</w:t>
        </w:r>
        <w:r>
          <w:br/>
        </w:r>
        <w:r>
          <w:fldChar w:fldCharType="begin"/>
        </w:r>
        <w:r>
          <w:instrText xml:space="preserve"> HYPERLINK "https://www.fedlex.admin.ch/eli/cc/24/233_245_233/de" </w:instrText>
        </w:r>
      </w:moveTo>
      <w:ins w:id="19" w:author="Rey Isabelle swisstopo [2]" w:date="2025-05-19T16:40:00Z"/>
      <w:moveTo w:id="20" w:author="Rey Isabelle swisstopo [2]" w:date="2025-05-19T16:40:00Z">
        <w:r>
          <w:fldChar w:fldCharType="separate"/>
        </w:r>
        <w:r w:rsidRPr="00884BB1">
          <w:rPr>
            <w:rStyle w:val="Lienhypertexte"/>
          </w:rPr>
          <w:t>SR 210</w:t>
        </w:r>
        <w:r>
          <w:rPr>
            <w:rStyle w:val="Lienhypertexte"/>
          </w:rPr>
          <w:fldChar w:fldCharType="end"/>
        </w:r>
        <w:r>
          <w:t xml:space="preserve">; insbesondere </w:t>
        </w:r>
        <w:r>
          <w:fldChar w:fldCharType="begin"/>
        </w:r>
        <w:r>
          <w:instrText xml:space="preserve"> HYPERLINK "https://www.fedlex.admin.ch/eli/cc/24/233_245_233/de" \l "art_970" </w:instrText>
        </w:r>
      </w:moveTo>
      <w:ins w:id="21" w:author="Rey Isabelle swisstopo [2]" w:date="2025-05-19T16:40:00Z"/>
      <w:moveTo w:id="22" w:author="Rey Isabelle swisstopo [2]" w:date="2025-05-19T16:40:00Z">
        <w:r>
          <w:fldChar w:fldCharType="separate"/>
        </w:r>
        <w:r w:rsidRPr="00884BB1">
          <w:rPr>
            <w:rStyle w:val="Lienhypertexte"/>
          </w:rPr>
          <w:t>Artikel 970</w:t>
        </w:r>
        <w:r>
          <w:rPr>
            <w:rStyle w:val="Lienhypertexte"/>
          </w:rPr>
          <w:fldChar w:fldCharType="end"/>
        </w:r>
      </w:moveTo>
    </w:p>
    <w:moveToRangeEnd w:id="17"/>
    <w:p w14:paraId="1EB03232" w14:textId="43135759" w:rsidR="00863778" w:rsidRPr="00863778" w:rsidRDefault="00863778" w:rsidP="0097106F">
      <w:pPr>
        <w:pStyle w:val="Paragraphedeliste"/>
      </w:pPr>
      <w:r w:rsidRPr="00FC3536">
        <w:t>Bundesgesetz</w:t>
      </w:r>
      <w:r w:rsidRPr="00CA5AF7">
        <w:t xml:space="preserve"> über Geoinformation (</w:t>
      </w:r>
      <w:r>
        <w:t xml:space="preserve">Geoinformationsgesetz, </w:t>
      </w:r>
      <w:proofErr w:type="spellStart"/>
      <w:r w:rsidRPr="00CA5AF7">
        <w:t>GeoIG</w:t>
      </w:r>
      <w:proofErr w:type="spellEnd"/>
      <w:r w:rsidRPr="00CA5AF7">
        <w:t>)</w:t>
      </w:r>
      <w:r w:rsidR="00D8376F">
        <w:t xml:space="preserve"> </w:t>
      </w:r>
      <w:r w:rsidR="00D8376F">
        <w:br/>
      </w:r>
      <w:hyperlink r:id="rId21" w:history="1">
        <w:r w:rsidRPr="00863778">
          <w:rPr>
            <w:rStyle w:val="Lienhypertexte"/>
          </w:rPr>
          <w:t>SR 510.62</w:t>
        </w:r>
      </w:hyperlink>
      <w:r>
        <w:t xml:space="preserve">; insbesondere </w:t>
      </w:r>
      <w:hyperlink r:id="rId22" w:anchor="art_29" w:history="1">
        <w:r w:rsidRPr="00335D28">
          <w:rPr>
            <w:rStyle w:val="Lienhypertexte"/>
          </w:rPr>
          <w:t>Artikel 29</w:t>
        </w:r>
      </w:hyperlink>
      <w:r w:rsidR="00335D28" w:rsidRPr="00335D28">
        <w:t xml:space="preserve">, </w:t>
      </w:r>
      <w:hyperlink r:id="rId23" w:anchor="art_33" w:history="1">
        <w:r w:rsidR="00335D28" w:rsidRPr="00335D28">
          <w:rPr>
            <w:rStyle w:val="Lienhypertexte"/>
          </w:rPr>
          <w:t>Artikel 33</w:t>
        </w:r>
      </w:hyperlink>
    </w:p>
    <w:p w14:paraId="68826CDF" w14:textId="162D4CDC" w:rsidR="004B197F" w:rsidRPr="005010B7" w:rsidRDefault="00006964" w:rsidP="00884BB1">
      <w:pPr>
        <w:pStyle w:val="Paragraphedeliste"/>
      </w:pPr>
      <w:r>
        <w:t>Verordnung über die amtliche Vermessung (VAV)</w:t>
      </w:r>
      <w:r>
        <w:br/>
      </w:r>
      <w:r w:rsidR="00A97DB1" w:rsidRPr="005010B7">
        <w:fldChar w:fldCharType="begin"/>
      </w:r>
      <w:r w:rsidR="00A97DB1" w:rsidRPr="005010B7">
        <w:instrText xml:space="preserve"> HYPERLINK "https://www.fedlex.admin.ch/eli/cc/1992/2446_2446_2446/de" </w:instrText>
      </w:r>
      <w:r w:rsidR="00A97DB1" w:rsidRPr="005010B7">
        <w:rPr>
          <w:rPrChange w:id="23" w:author="Rey Isabelle swisstopo [2]" w:date="2025-05-01T13:14:00Z">
            <w:rPr>
              <w:rStyle w:val="Lienhypertexte"/>
            </w:rPr>
          </w:rPrChange>
        </w:rPr>
        <w:fldChar w:fldCharType="separate"/>
      </w:r>
      <w:r w:rsidRPr="005010B7">
        <w:rPr>
          <w:rStyle w:val="Lienhypertexte"/>
        </w:rPr>
        <w:t>SR 211.432.2</w:t>
      </w:r>
      <w:r w:rsidR="00A97DB1" w:rsidRPr="005010B7">
        <w:rPr>
          <w:rStyle w:val="Lienhypertexte"/>
        </w:rPr>
        <w:fldChar w:fldCharType="end"/>
      </w:r>
      <w:r w:rsidRPr="005010B7">
        <w:t xml:space="preserve">; insbesondere </w:t>
      </w:r>
      <w:r w:rsidR="00A97DB1" w:rsidRPr="005010B7">
        <w:fldChar w:fldCharType="begin"/>
      </w:r>
      <w:r w:rsidR="00A97DB1" w:rsidRPr="005010B7">
        <w:instrText xml:space="preserve"> HYPERLINK "https://www.fedlex.admin.ch/eli/cc/1992/2446_2446_2446/de" \l "art_1_a" </w:instrText>
      </w:r>
      <w:r w:rsidR="00A97DB1" w:rsidRPr="005010B7">
        <w:rPr>
          <w:rPrChange w:id="24" w:author="Rey Isabelle swisstopo [2]" w:date="2025-05-01T13:14:00Z">
            <w:rPr>
              <w:rStyle w:val="Lienhypertexte"/>
              <w:highlight w:val="yellow"/>
            </w:rPr>
          </w:rPrChange>
        </w:rPr>
        <w:fldChar w:fldCharType="separate"/>
      </w:r>
      <w:r w:rsidRPr="005010B7">
        <w:rPr>
          <w:rStyle w:val="Lienhypertexte"/>
          <w:rPrChange w:id="25" w:author="Rey Isabelle swisstopo [2]" w:date="2025-05-01T13:14:00Z">
            <w:rPr>
              <w:rStyle w:val="Lienhypertexte"/>
              <w:highlight w:val="yellow"/>
            </w:rPr>
          </w:rPrChange>
        </w:rPr>
        <w:t>Artikel 1a</w:t>
      </w:r>
      <w:r w:rsidR="00A97DB1" w:rsidRPr="005010B7">
        <w:rPr>
          <w:rStyle w:val="Lienhypertexte"/>
          <w:rPrChange w:id="26" w:author="Rey Isabelle swisstopo [2]" w:date="2025-05-01T13:14:00Z">
            <w:rPr>
              <w:rStyle w:val="Lienhypertexte"/>
              <w:highlight w:val="yellow"/>
            </w:rPr>
          </w:rPrChange>
        </w:rPr>
        <w:fldChar w:fldCharType="end"/>
      </w:r>
      <w:r w:rsidR="00884BB1" w:rsidRPr="005010B7">
        <w:t xml:space="preserve">, </w:t>
      </w:r>
      <w:r w:rsidR="00DE743A" w:rsidRPr="005010B7">
        <w:fldChar w:fldCharType="begin"/>
      </w:r>
      <w:r w:rsidR="00DE743A" w:rsidRPr="005010B7">
        <w:instrText>HYPERLINK "https://www.fedlex.admin.ch/eli/cc/1992/2446_2446_2446/de" \l "art_34"</w:instrText>
      </w:r>
      <w:r w:rsidR="00DE743A" w:rsidRPr="005010B7">
        <w:rPr>
          <w:rPrChange w:id="27" w:author="Rey Isabelle swisstopo [2]" w:date="2025-05-01T13:14:00Z">
            <w:rPr>
              <w:rStyle w:val="Lienhypertexte"/>
              <w:highlight w:val="yellow"/>
            </w:rPr>
          </w:rPrChange>
        </w:rPr>
        <w:fldChar w:fldCharType="separate"/>
      </w:r>
      <w:r w:rsidR="00DE743A" w:rsidRPr="005010B7">
        <w:rPr>
          <w:rStyle w:val="Lienhypertexte"/>
          <w:rPrChange w:id="28" w:author="Rey Isabelle swisstopo [2]" w:date="2025-05-01T13:14:00Z">
            <w:rPr>
              <w:rStyle w:val="Lienhypertexte"/>
              <w:highlight w:val="yellow"/>
            </w:rPr>
          </w:rPrChange>
        </w:rPr>
        <w:t>Artikel 34,</w:t>
      </w:r>
      <w:r w:rsidR="00DE743A" w:rsidRPr="005010B7">
        <w:rPr>
          <w:rStyle w:val="Lienhypertexte"/>
          <w:rPrChange w:id="29" w:author="Rey Isabelle swisstopo [2]" w:date="2025-05-01T13:14:00Z">
            <w:rPr>
              <w:rStyle w:val="Lienhypertexte"/>
              <w:highlight w:val="yellow"/>
            </w:rPr>
          </w:rPrChange>
        </w:rPr>
        <w:fldChar w:fldCharType="end"/>
      </w:r>
      <w:r w:rsidR="00DE743A" w:rsidRPr="005010B7">
        <w:rPr>
          <w:rStyle w:val="Lienhypertexte"/>
        </w:rPr>
        <w:t xml:space="preserve"> </w:t>
      </w:r>
      <w:hyperlink r:id="rId24" w:anchor="art_36" w:history="1">
        <w:r w:rsidR="00DE743A" w:rsidRPr="005010B7">
          <w:rPr>
            <w:rStyle w:val="Lienhypertexte"/>
          </w:rPr>
          <w:t>Artikel 36</w:t>
        </w:r>
      </w:hyperlink>
    </w:p>
    <w:p w14:paraId="3BB790CD" w14:textId="5FEC3089" w:rsidR="00884BB1" w:rsidDel="00971A73" w:rsidRDefault="00884BB1" w:rsidP="004B197F">
      <w:pPr>
        <w:pStyle w:val="Paragraphedeliste"/>
        <w:rPr>
          <w:moveFrom w:id="30" w:author="Rey Isabelle swisstopo [2]" w:date="2025-05-19T16:40:00Z"/>
        </w:rPr>
      </w:pPr>
      <w:moveFromRangeStart w:id="31" w:author="Rey Isabelle swisstopo [2]" w:date="2025-05-19T16:40:00Z" w:name="move198565239"/>
      <w:moveFrom w:id="32" w:author="Rey Isabelle swisstopo [2]" w:date="2025-05-19T16:40:00Z">
        <w:r w:rsidDel="00971A73">
          <w:t>Schweizerisches Zivilgesetzbuch (ZGB)</w:t>
        </w:r>
        <w:r w:rsidDel="00971A73">
          <w:br/>
        </w:r>
        <w:r w:rsidR="00971A73" w:rsidDel="00971A73">
          <w:fldChar w:fldCharType="begin"/>
        </w:r>
        <w:r w:rsidR="00971A73" w:rsidDel="00971A73">
          <w:instrText xml:space="preserve"> HYPERLINK "https://www.fedlex.admin.ch/eli/cc/24/233_245_233/de" </w:instrText>
        </w:r>
      </w:moveFrom>
      <w:del w:id="33" w:author="Rey Isabelle swisstopo [2]" w:date="2025-05-19T16:40:00Z"/>
      <w:moveFrom w:id="34" w:author="Rey Isabelle swisstopo [2]" w:date="2025-05-19T16:40:00Z">
        <w:r w:rsidR="00971A73" w:rsidDel="00971A73">
          <w:fldChar w:fldCharType="separate"/>
        </w:r>
        <w:r w:rsidRPr="00884BB1" w:rsidDel="00971A73">
          <w:rPr>
            <w:rStyle w:val="Lienhypertexte"/>
          </w:rPr>
          <w:t>SR 210</w:t>
        </w:r>
        <w:r w:rsidR="00971A73" w:rsidDel="00971A73">
          <w:rPr>
            <w:rStyle w:val="Lienhypertexte"/>
          </w:rPr>
          <w:fldChar w:fldCharType="end"/>
        </w:r>
        <w:r w:rsidDel="00971A73">
          <w:t xml:space="preserve">; insbesondere </w:t>
        </w:r>
        <w:r w:rsidR="00971A73" w:rsidDel="00971A73">
          <w:fldChar w:fldCharType="begin"/>
        </w:r>
        <w:r w:rsidR="00971A73" w:rsidDel="00971A73">
          <w:instrText xml:space="preserve"> HYPERLINK "https://www.fedlex.admin.ch/eli/cc/24/233_245_233/de" \l "art_970" </w:instrText>
        </w:r>
      </w:moveFrom>
      <w:del w:id="35" w:author="Rey Isabelle swisstopo [2]" w:date="2025-05-19T16:40:00Z"/>
      <w:moveFrom w:id="36" w:author="Rey Isabelle swisstopo [2]" w:date="2025-05-19T16:40:00Z">
        <w:r w:rsidR="00971A73" w:rsidDel="00971A73">
          <w:fldChar w:fldCharType="separate"/>
        </w:r>
        <w:r w:rsidRPr="00884BB1" w:rsidDel="00971A73">
          <w:rPr>
            <w:rStyle w:val="Lienhypertexte"/>
          </w:rPr>
          <w:t>Artikel 970</w:t>
        </w:r>
        <w:r w:rsidR="00971A73" w:rsidDel="00971A73">
          <w:rPr>
            <w:rStyle w:val="Lienhypertexte"/>
          </w:rPr>
          <w:fldChar w:fldCharType="end"/>
        </w:r>
      </w:moveFrom>
    </w:p>
    <w:moveFromRangeEnd w:id="31"/>
    <w:p w14:paraId="6E979681" w14:textId="72665590" w:rsidR="004B197F" w:rsidRDefault="00006964" w:rsidP="004B197F">
      <w:pPr>
        <w:pStyle w:val="Paragraphedeliste"/>
      </w:pPr>
      <w:r>
        <w:t>Grundbuchverordnung (GBV)</w:t>
      </w:r>
      <w:r>
        <w:br/>
      </w:r>
      <w:hyperlink r:id="rId25" w:history="1">
        <w:r w:rsidRPr="00884BB1">
          <w:rPr>
            <w:rStyle w:val="Lienhypertexte"/>
          </w:rPr>
          <w:t>SR 211.432.1</w:t>
        </w:r>
      </w:hyperlink>
      <w:r w:rsidR="00884BB1">
        <w:t xml:space="preserve">; </w:t>
      </w:r>
      <w:r>
        <w:t xml:space="preserve">insbesondere </w:t>
      </w:r>
      <w:hyperlink r:id="rId26" w:anchor="art_26" w:history="1">
        <w:r w:rsidRPr="00006964">
          <w:rPr>
            <w:rStyle w:val="Lienhypertexte"/>
          </w:rPr>
          <w:t>Artikel 26</w:t>
        </w:r>
      </w:hyperlink>
      <w:r>
        <w:t xml:space="preserve">, </w:t>
      </w:r>
      <w:hyperlink r:id="rId27" w:anchor="art_27" w:history="1">
        <w:r w:rsidRPr="00006964">
          <w:rPr>
            <w:rStyle w:val="Lienhypertexte"/>
          </w:rPr>
          <w:t>Artikel 27</w:t>
        </w:r>
      </w:hyperlink>
    </w:p>
    <w:p w14:paraId="4875B77E" w14:textId="77777777" w:rsidR="00F65094" w:rsidRPr="00741E6C" w:rsidRDefault="00F65094" w:rsidP="00F65094">
      <w:pPr>
        <w:pStyle w:val="Titre2"/>
        <w:tabs>
          <w:tab w:val="left" w:pos="851"/>
        </w:tabs>
        <w:adjustRightInd w:val="0"/>
        <w:snapToGrid w:val="0"/>
        <w:spacing w:before="240" w:line="260" w:lineRule="atLeast"/>
        <w:ind w:left="0" w:firstLine="0"/>
      </w:pPr>
      <w:bookmarkStart w:id="37" w:name="_Toc69919224"/>
      <w:bookmarkStart w:id="38" w:name="_Toc127974779"/>
      <w:commentRangeStart w:id="39"/>
      <w:r w:rsidRPr="00741E6C">
        <w:t>Vorschriften</w:t>
      </w:r>
      <w:bookmarkEnd w:id="37"/>
      <w:r w:rsidRPr="00741E6C">
        <w:t xml:space="preserve"> </w:t>
      </w:r>
      <w:commentRangeEnd w:id="39"/>
      <w:r w:rsidR="00006F68">
        <w:rPr>
          <w:rStyle w:val="Marquedecommentaire"/>
          <w:rFonts w:eastAsiaTheme="minorHAnsi"/>
          <w:b w:val="0"/>
        </w:rPr>
        <w:commentReference w:id="39"/>
      </w:r>
      <w:bookmarkEnd w:id="38"/>
    </w:p>
    <w:p w14:paraId="670D3483" w14:textId="77777777" w:rsidR="00F65094" w:rsidRDefault="00F65094" w:rsidP="00F65094">
      <w:pPr>
        <w:rPr>
          <w:lang w:eastAsia="de-CH"/>
        </w:rPr>
      </w:pPr>
      <w:r>
        <w:rPr>
          <w:lang w:eastAsia="de-CH"/>
        </w:rPr>
        <w:t xml:space="preserve">Nachfolgende Vorschriften sind für </w:t>
      </w:r>
      <w:r w:rsidR="00863778">
        <w:rPr>
          <w:lang w:eastAsia="de-CH"/>
        </w:rPr>
        <w:t xml:space="preserve">die Weisung </w:t>
      </w:r>
      <w:r>
        <w:rPr>
          <w:lang w:eastAsia="de-CH"/>
        </w:rPr>
        <w:t xml:space="preserve">massgebend: </w:t>
      </w:r>
    </w:p>
    <w:p w14:paraId="00A47A55" w14:textId="4095EAD6" w:rsidR="004B197F" w:rsidRDefault="00335D28" w:rsidP="004B197F">
      <w:pPr>
        <w:pStyle w:val="Paragraphedeliste"/>
      </w:pPr>
      <w:r>
        <w:t xml:space="preserve">Weisung «Amtliche Vermessung: DATA-Extract» </w:t>
      </w:r>
      <w:r w:rsidRPr="00332FF1">
        <w:rPr>
          <w:vanish/>
          <w:color w:val="FF0000"/>
        </w:rPr>
        <w:t>[Überprüfen</w:t>
      </w:r>
      <w:r>
        <w:rPr>
          <w:vanish/>
          <w:color w:val="FF0000"/>
        </w:rPr>
        <w:t xml:space="preserve"> und Anpassen, wenn Name entschieden</w:t>
      </w:r>
      <w:r w:rsidRPr="00332FF1">
        <w:rPr>
          <w:vanish/>
          <w:color w:val="FF0000"/>
        </w:rPr>
        <w:t>]</w:t>
      </w:r>
    </w:p>
    <w:p w14:paraId="40F5C234" w14:textId="57F77457" w:rsidR="004B197F" w:rsidRDefault="00335D28" w:rsidP="004B197F">
      <w:pPr>
        <w:pStyle w:val="Paragraphedeliste"/>
      </w:pPr>
      <w:r>
        <w:t xml:space="preserve">Weisung «Amtliche Vermessung: </w:t>
      </w:r>
      <w:r w:rsidR="00EA04CF">
        <w:t>Auszug Grundstückinformation</w:t>
      </w:r>
      <w:r>
        <w:t xml:space="preserve">» </w:t>
      </w:r>
      <w:r w:rsidRPr="00332FF1">
        <w:rPr>
          <w:vanish/>
          <w:color w:val="FF0000"/>
        </w:rPr>
        <w:t>[Überprüfen</w:t>
      </w:r>
      <w:r>
        <w:rPr>
          <w:vanish/>
          <w:color w:val="FF0000"/>
        </w:rPr>
        <w:t xml:space="preserve"> und Anpassen, wenn Name entschieden</w:t>
      </w:r>
      <w:r w:rsidRPr="00332FF1">
        <w:rPr>
          <w:vanish/>
          <w:color w:val="FF0000"/>
        </w:rPr>
        <w:t>]</w:t>
      </w:r>
    </w:p>
    <w:p w14:paraId="339F8D02" w14:textId="5498F97F" w:rsidR="00F65094" w:rsidRDefault="00F65094" w:rsidP="004B197F">
      <w:r>
        <w:t xml:space="preserve">Diese sind im Handbuch </w:t>
      </w:r>
      <w:r w:rsidR="00863778">
        <w:t xml:space="preserve">«Amtliche Vermessung» </w:t>
      </w:r>
      <w:r>
        <w:t xml:space="preserve">aufgeführt </w:t>
      </w:r>
      <w:r w:rsidR="00863778">
        <w:br/>
      </w:r>
      <w:hyperlink r:id="rId28" w:history="1">
        <w:r w:rsidR="000D64B5">
          <w:rPr>
            <w:rStyle w:val="Lienhypertexte"/>
          </w:rPr>
          <w:t>https://www.cadastre-manual.admin.ch</w:t>
        </w:r>
      </w:hyperlink>
      <w:r w:rsidR="00863778" w:rsidRPr="000D64B5">
        <w:t xml:space="preserve"> </w:t>
      </w:r>
      <w:r w:rsidRPr="000D64B5">
        <w:t>&gt; Rechtliches &amp; Publikationen &gt; Weisungen.</w:t>
      </w:r>
    </w:p>
    <w:p w14:paraId="0AF14B30" w14:textId="77777777" w:rsidR="00481F18" w:rsidRPr="00D07850" w:rsidRDefault="00D07850" w:rsidP="00481F18">
      <w:pPr>
        <w:pStyle w:val="Titre1"/>
        <w:rPr>
          <w:lang w:val="en-US"/>
        </w:rPr>
      </w:pPr>
      <w:bookmarkStart w:id="40" w:name="_Toc127974780"/>
      <w:r w:rsidRPr="00D07850">
        <w:lastRenderedPageBreak/>
        <w:t>Grundprinzipien</w:t>
      </w:r>
      <w:bookmarkEnd w:id="40"/>
    </w:p>
    <w:p w14:paraId="65DE3286" w14:textId="233C9031" w:rsidR="00CE4954" w:rsidRDefault="00D07850" w:rsidP="00DF7806">
      <w:r>
        <w:t>Die Amtliche Vermessung ist ein öffentlich</w:t>
      </w:r>
      <w:r w:rsidR="00362076">
        <w:t>er</w:t>
      </w:r>
      <w:r>
        <w:t xml:space="preserve">, amtlicher Kataster. Dieser soll entsprechend von Drittsystemen direkt abgefragt werden können. Die Kommunikation von Maschine zu Maschine wird in </w:t>
      </w:r>
      <w:del w:id="41" w:author="Käser Christoph swisstopo [2]" w:date="2025-05-09T08:27:00Z">
        <w:r w:rsidRPr="00006F68" w:rsidDel="00BF56B1">
          <w:rPr>
            <w:highlight w:val="yellow"/>
          </w:rPr>
          <w:delText>xx</w:delText>
        </w:r>
        <w:r w:rsidDel="00BF56B1">
          <w:delText xml:space="preserve"> </w:delText>
        </w:r>
      </w:del>
      <w:ins w:id="42" w:author="Käser Christoph swisstopo [2]" w:date="2025-05-09T08:27:00Z">
        <w:r w:rsidR="00BF56B1">
          <w:t xml:space="preserve">zwei </w:t>
        </w:r>
      </w:ins>
      <w:r>
        <w:t>Weisungen behandelt. Die Weisung «Amtliche Vermessung: Webservice (Aufruf eines Auszugs)» regelt die technische Anfrage an die Maschine. Resultat der Abfrage ist die Lieferung eines Auszugs. Die Form des Auszugs ist ein PDF</w:t>
      </w:r>
      <w:r w:rsidR="003B3C95">
        <w:rPr>
          <w:rStyle w:val="Appelnotedebasdep"/>
        </w:rPr>
        <w:footnoteReference w:id="1"/>
      </w:r>
      <w:r>
        <w:t xml:space="preserve"> [zwingend] oder eine URL [zwingend] oder </w:t>
      </w:r>
      <w:r w:rsidR="008A5817">
        <w:t xml:space="preserve">ein </w:t>
      </w:r>
      <w:r w:rsidR="003B3C95">
        <w:t>XML</w:t>
      </w:r>
      <w:r w:rsidR="003B3C95">
        <w:rPr>
          <w:rStyle w:val="Appelnotedebasdep"/>
        </w:rPr>
        <w:footnoteReference w:id="2"/>
      </w:r>
      <w:r>
        <w:t xml:space="preserve"> [zwingend], welche in separate</w:t>
      </w:r>
      <w:r w:rsidR="008A5817">
        <w:t>n</w:t>
      </w:r>
      <w:r>
        <w:t xml:space="preserve"> Weisungen ausführlich beschrieben sind.</w:t>
      </w:r>
    </w:p>
    <w:p w14:paraId="18452077" w14:textId="77777777" w:rsidR="00D07850" w:rsidRDefault="00D07850" w:rsidP="00DF7806">
      <w:r>
        <w:t>Die vorliegende Weisung behandelt den Service-Aufruf eines Auszugs.</w:t>
      </w:r>
    </w:p>
    <w:p w14:paraId="2EFB2A48" w14:textId="1F9BD571" w:rsidR="00D07850" w:rsidRDefault="00984D70" w:rsidP="00D07850">
      <w:pPr>
        <w:keepNext/>
        <w:jc w:val="center"/>
      </w:pPr>
      <w:r>
        <w:rPr>
          <w:noProof/>
          <w:lang w:eastAsia="de-CH"/>
        </w:rPr>
        <w:drawing>
          <wp:inline distT="0" distB="0" distL="0" distR="0" wp14:anchorId="38581EBA" wp14:editId="79BE7C30">
            <wp:extent cx="3215473" cy="1186802"/>
            <wp:effectExtent l="0" t="0" r="4445" b="0"/>
            <wp:docPr id="1" name="Image 1" descr="Die Grafik zeigt schematisch wie mit der Weisung Webservice (Aufruf eines Auszugs) als M2M-Lösung die Auszugstypen DATA-Extract, Viewer und Auszug bezogen werden könn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Die Grafik zeigt schematisch wie mit der Weisung Webservice (Aufruf eines Auszugs) als M2M-Lösung die Auszugstypen DATA-Extract, Viewer und Auszug bezogen werden können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8523" cy="121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1D6B5" w14:textId="2413BCA1" w:rsidR="00D07850" w:rsidRDefault="00D07850" w:rsidP="00D07850">
      <w:pPr>
        <w:pStyle w:val="Lgende"/>
      </w:pPr>
      <w:r w:rsidRPr="00B36BCC">
        <w:t xml:space="preserve">Abbildung </w:t>
      </w:r>
      <w:r w:rsidRPr="00B36BCC">
        <w:fldChar w:fldCharType="begin"/>
      </w:r>
      <w:r w:rsidRPr="00B36BCC">
        <w:instrText xml:space="preserve"> SEQ Abbildung \* ARABIC </w:instrText>
      </w:r>
      <w:r w:rsidRPr="00B36BCC">
        <w:fldChar w:fldCharType="separate"/>
      </w:r>
      <w:r w:rsidR="004626E4">
        <w:rPr>
          <w:noProof/>
        </w:rPr>
        <w:t>1</w:t>
      </w:r>
      <w:r w:rsidRPr="00B36BCC">
        <w:fldChar w:fldCharType="end"/>
      </w:r>
      <w:r w:rsidRPr="00B36BCC">
        <w:t>: Schematische Darstellung der Funktion der beschriebenen Schnittstellen</w:t>
      </w:r>
    </w:p>
    <w:p w14:paraId="695F287D" w14:textId="0C1882B9" w:rsidR="001D789E" w:rsidRPr="001D789E" w:rsidRDefault="001D789E" w:rsidP="00DF7806">
      <w:pPr>
        <w:rPr>
          <w:vanish/>
          <w:color w:val="FF0000"/>
          <w:highlight w:val="yellow"/>
        </w:rPr>
      </w:pPr>
      <w:r>
        <w:rPr>
          <w:vanish/>
          <w:color w:val="FF0000"/>
          <w:highlight w:val="yellow"/>
        </w:rPr>
        <w:t xml:space="preserve">Alternativtext: </w:t>
      </w:r>
      <w:r w:rsidRPr="001D789E">
        <w:rPr>
          <w:vanish/>
          <w:color w:val="FF0000"/>
          <w:highlight w:val="yellow"/>
        </w:rPr>
        <w:t xml:space="preserve">Die Grafik zeigt schematisch wie mit der Weisung Webservice (Aufruf eines Auszugs) als M2M-Lösung die Auszugstypen DATA-Extract, </w:t>
      </w:r>
      <w:r>
        <w:rPr>
          <w:vanish/>
          <w:color w:val="FF0000"/>
          <w:highlight w:val="yellow"/>
        </w:rPr>
        <w:t>Viewer</w:t>
      </w:r>
      <w:r w:rsidRPr="001D789E">
        <w:rPr>
          <w:vanish/>
          <w:color w:val="FF0000"/>
          <w:highlight w:val="yellow"/>
        </w:rPr>
        <w:t xml:space="preserve"> und Auszug bezogen werden </w:t>
      </w:r>
      <w:r>
        <w:rPr>
          <w:vanish/>
          <w:color w:val="FF0000"/>
          <w:highlight w:val="yellow"/>
        </w:rPr>
        <w:t>können</w:t>
      </w:r>
      <w:r w:rsidRPr="001D789E">
        <w:rPr>
          <w:vanish/>
          <w:color w:val="FF0000"/>
          <w:highlight w:val="yellow"/>
        </w:rPr>
        <w:t>.</w:t>
      </w:r>
    </w:p>
    <w:p w14:paraId="19E6D3B2" w14:textId="17170673" w:rsidR="00D07850" w:rsidRDefault="00D07850" w:rsidP="00DF7806">
      <w:r>
        <w:t>Die physische Umsetzung sieht folgendermassen aus:</w:t>
      </w:r>
    </w:p>
    <w:p w14:paraId="4754038B" w14:textId="58A3E451" w:rsidR="00D07850" w:rsidRDefault="003B3C95" w:rsidP="00D07850">
      <w:pPr>
        <w:keepNext/>
        <w:jc w:val="center"/>
      </w:pPr>
      <w:r>
        <w:rPr>
          <w:noProof/>
          <w:lang w:eastAsia="de-CH"/>
        </w:rPr>
        <w:drawing>
          <wp:inline distT="0" distB="0" distL="0" distR="0" wp14:anchorId="227AD41D" wp14:editId="02F2DD94">
            <wp:extent cx="5676900" cy="4258919"/>
            <wp:effectExtent l="0" t="0" r="0" b="8890"/>
            <wp:docPr id="4" name="Image 4" descr="Die Grafik zeigt auf wie verschiedene Umsysteme mittels des Einsatzes des Webservices zum Auszug aus der amtlichen Vermessung und der Eigentumsinformation verschiedener Kantone anbinden könn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Die Grafik zeigt auf wie verschiedene Umsysteme mittels des Einsatzes des Webservices zum Auszug aus der amtlichen Vermessung und der Eigentumsinformation verschiedener Kantone anbinden können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2181" cy="4262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D21CC" w14:textId="77777777" w:rsidR="003B3C95" w:rsidRDefault="00D07850" w:rsidP="00D07850">
      <w:pPr>
        <w:pStyle w:val="Lgende"/>
      </w:pPr>
      <w:r w:rsidRPr="00301CF6">
        <w:t xml:space="preserve">Abbildung </w:t>
      </w:r>
      <w:r w:rsidRPr="00301CF6">
        <w:fldChar w:fldCharType="begin"/>
      </w:r>
      <w:r w:rsidRPr="00301CF6">
        <w:instrText xml:space="preserve"> SEQ Abbildung \* ARABIC </w:instrText>
      </w:r>
      <w:r w:rsidRPr="00301CF6">
        <w:fldChar w:fldCharType="separate"/>
      </w:r>
      <w:r w:rsidR="004626E4">
        <w:rPr>
          <w:noProof/>
        </w:rPr>
        <w:t>2</w:t>
      </w:r>
      <w:r w:rsidRPr="00301CF6">
        <w:fldChar w:fldCharType="end"/>
      </w:r>
      <w:r w:rsidRPr="00301CF6">
        <w:t>: Physische Umsetzung der Schnittstelle</w:t>
      </w:r>
    </w:p>
    <w:p w14:paraId="7D18C7F4" w14:textId="02B21A8A" w:rsidR="00D07850" w:rsidRDefault="003B3C95" w:rsidP="003B3C95">
      <w:r w:rsidRPr="003B3C95">
        <w:rPr>
          <w:vanish/>
          <w:color w:val="FF0000"/>
          <w:highlight w:val="yellow"/>
        </w:rPr>
        <w:lastRenderedPageBreak/>
        <w:t xml:space="preserve">Alternativtext: Die Grafik zeigt auf wie verschiedene Umsysteme mittels des Einsatzes des Webservices zum Auszug aus der amtlichen Vermessung und </w:t>
      </w:r>
      <w:r w:rsidR="00984D70">
        <w:rPr>
          <w:vanish/>
          <w:color w:val="FF0000"/>
          <w:highlight w:val="yellow"/>
        </w:rPr>
        <w:t>der Eigentumsinformation</w:t>
      </w:r>
      <w:r w:rsidRPr="003B3C95">
        <w:rPr>
          <w:vanish/>
          <w:color w:val="FF0000"/>
          <w:highlight w:val="yellow"/>
        </w:rPr>
        <w:t xml:space="preserve"> verschiedener Kantone anbinden können.</w:t>
      </w:r>
      <w:r w:rsidRPr="003B3C95">
        <w:rPr>
          <w:vanish/>
          <w:color w:val="FF0000"/>
        </w:rPr>
        <w:t xml:space="preserve"> </w:t>
      </w:r>
    </w:p>
    <w:p w14:paraId="3ABBE163" w14:textId="64F131E1" w:rsidR="00D07850" w:rsidRDefault="00D07850" w:rsidP="00DF7806">
      <w:r>
        <w:t>Der Webservice (Aufruf eines Auszugs) beinhaltet die folgenden Funktionen/Methoden:</w:t>
      </w:r>
    </w:p>
    <w:tbl>
      <w:tblPr>
        <w:tblStyle w:val="Standardtabelleswisstopo"/>
        <w:tblW w:w="0" w:type="auto"/>
        <w:tblLook w:val="04A0" w:firstRow="1" w:lastRow="0" w:firstColumn="1" w:lastColumn="0" w:noHBand="0" w:noVBand="1"/>
      </w:tblPr>
      <w:tblGrid>
        <w:gridCol w:w="2277"/>
        <w:gridCol w:w="6831"/>
      </w:tblGrid>
      <w:tr w:rsidR="00D07850" w14:paraId="74F6DFB6" w14:textId="77777777" w:rsidTr="006354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</w:tcPr>
          <w:p w14:paraId="54C275A5" w14:textId="77777777" w:rsidR="00D07850" w:rsidRDefault="00D07850" w:rsidP="00D07850">
            <w:r>
              <w:t>Funktion</w:t>
            </w:r>
          </w:p>
        </w:tc>
        <w:tc>
          <w:tcPr>
            <w:tcW w:w="6831" w:type="dxa"/>
          </w:tcPr>
          <w:p w14:paraId="43281D3F" w14:textId="77777777" w:rsidR="00D07850" w:rsidRDefault="00D07850" w:rsidP="00D078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Resultat</w:t>
            </w:r>
          </w:p>
        </w:tc>
      </w:tr>
      <w:tr w:rsidR="00D07850" w14:paraId="3E6E8E6B" w14:textId="77777777" w:rsidTr="006354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  <w:tcBorders>
              <w:top w:val="single" w:sz="8" w:space="0" w:color="auto"/>
              <w:bottom w:val="single" w:sz="8" w:space="0" w:color="auto"/>
            </w:tcBorders>
          </w:tcPr>
          <w:p w14:paraId="3DF1438D" w14:textId="77777777" w:rsidR="00D07850" w:rsidRPr="00E471C8" w:rsidRDefault="00D07850" w:rsidP="00D07850">
            <w:pPr>
              <w:keepNext w:val="0"/>
              <w:keepLines w:val="0"/>
              <w:widowControl w:val="0"/>
              <w:rPr>
                <w:b w:val="0"/>
              </w:rPr>
            </w:pPr>
            <w:proofErr w:type="spellStart"/>
            <w:r w:rsidRPr="00E471C8">
              <w:rPr>
                <w:b w:val="0"/>
              </w:rPr>
              <w:t>GetEGRID</w:t>
            </w:r>
            <w:proofErr w:type="spellEnd"/>
            <w:r w:rsidRPr="00E471C8">
              <w:rPr>
                <w:b w:val="0"/>
              </w:rPr>
              <w:t>()</w:t>
            </w:r>
          </w:p>
        </w:tc>
        <w:tc>
          <w:tcPr>
            <w:tcW w:w="6831" w:type="dxa"/>
            <w:tcBorders>
              <w:top w:val="single" w:sz="8" w:space="0" w:color="auto"/>
              <w:bottom w:val="single" w:sz="8" w:space="0" w:color="auto"/>
            </w:tcBorders>
          </w:tcPr>
          <w:p w14:paraId="6BB94A91" w14:textId="77777777" w:rsidR="00D07850" w:rsidRDefault="00D07850" w:rsidP="00D07850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1C8">
              <w:t>Liefert den EGRID</w:t>
            </w:r>
          </w:p>
        </w:tc>
      </w:tr>
      <w:tr w:rsidR="00D07850" w14:paraId="325D70A5" w14:textId="77777777" w:rsidTr="006354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  <w:tcBorders>
              <w:top w:val="single" w:sz="8" w:space="0" w:color="auto"/>
              <w:bottom w:val="single" w:sz="8" w:space="0" w:color="auto"/>
            </w:tcBorders>
          </w:tcPr>
          <w:p w14:paraId="325A6E85" w14:textId="77777777" w:rsidR="00D07850" w:rsidRPr="00E471C8" w:rsidRDefault="00D07850" w:rsidP="00D07850">
            <w:pPr>
              <w:keepNext w:val="0"/>
              <w:keepLines w:val="0"/>
              <w:widowControl w:val="0"/>
              <w:rPr>
                <w:b w:val="0"/>
              </w:rPr>
            </w:pPr>
            <w:proofErr w:type="spellStart"/>
            <w:r w:rsidRPr="00E471C8">
              <w:rPr>
                <w:b w:val="0"/>
              </w:rPr>
              <w:t>GetExtractById</w:t>
            </w:r>
            <w:proofErr w:type="spellEnd"/>
            <w:r w:rsidRPr="00E471C8">
              <w:rPr>
                <w:b w:val="0"/>
              </w:rPr>
              <w:t>()</w:t>
            </w:r>
          </w:p>
        </w:tc>
        <w:tc>
          <w:tcPr>
            <w:tcW w:w="6831" w:type="dxa"/>
            <w:tcBorders>
              <w:top w:val="single" w:sz="8" w:space="0" w:color="auto"/>
              <w:bottom w:val="single" w:sz="8" w:space="0" w:color="auto"/>
            </w:tcBorders>
          </w:tcPr>
          <w:p w14:paraId="524EC160" w14:textId="0419679C" w:rsidR="00D07850" w:rsidRDefault="00D07850" w:rsidP="00D07850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1C8">
              <w:t>Liefert einen Auszug als PDF, XML</w:t>
            </w:r>
            <w:r w:rsidR="003B3C95">
              <w:t xml:space="preserve"> </w:t>
            </w:r>
            <w:r w:rsidRPr="00E471C8">
              <w:t xml:space="preserve">oder die URL für den Auszug als </w:t>
            </w:r>
            <w:r w:rsidRPr="00236868">
              <w:t>HTML (Dynamischer Auszug)</w:t>
            </w:r>
          </w:p>
        </w:tc>
      </w:tr>
      <w:tr w:rsidR="00D07850" w14:paraId="3723D239" w14:textId="77777777" w:rsidTr="006354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  <w:tcBorders>
              <w:top w:val="single" w:sz="8" w:space="0" w:color="auto"/>
              <w:bottom w:val="single" w:sz="8" w:space="0" w:color="auto"/>
            </w:tcBorders>
          </w:tcPr>
          <w:p w14:paraId="45B72B94" w14:textId="77777777" w:rsidR="00D07850" w:rsidRPr="00E471C8" w:rsidRDefault="00D07850" w:rsidP="00D07850">
            <w:pPr>
              <w:keepNext w:val="0"/>
              <w:keepLines w:val="0"/>
              <w:widowControl w:val="0"/>
              <w:rPr>
                <w:b w:val="0"/>
              </w:rPr>
            </w:pPr>
            <w:proofErr w:type="spellStart"/>
            <w:r w:rsidRPr="00E471C8">
              <w:rPr>
                <w:b w:val="0"/>
              </w:rPr>
              <w:t>GetCapabilities</w:t>
            </w:r>
            <w:proofErr w:type="spellEnd"/>
            <w:r w:rsidRPr="00E471C8">
              <w:rPr>
                <w:b w:val="0"/>
              </w:rPr>
              <w:t>()</w:t>
            </w:r>
          </w:p>
        </w:tc>
        <w:tc>
          <w:tcPr>
            <w:tcW w:w="6831" w:type="dxa"/>
            <w:tcBorders>
              <w:top w:val="single" w:sz="8" w:space="0" w:color="auto"/>
              <w:bottom w:val="single" w:sz="8" w:space="0" w:color="auto"/>
            </w:tcBorders>
          </w:tcPr>
          <w:p w14:paraId="1F0FAB1A" w14:textId="77777777" w:rsidR="00D07850" w:rsidRDefault="00D07850" w:rsidP="00D07850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1C8">
              <w:t>Liefert Kennwerte dieser Service-Instanz</w:t>
            </w:r>
          </w:p>
        </w:tc>
      </w:tr>
      <w:tr w:rsidR="00D07850" w14:paraId="7EB62A61" w14:textId="77777777" w:rsidTr="006354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  <w:tcBorders>
              <w:top w:val="single" w:sz="8" w:space="0" w:color="auto"/>
              <w:bottom w:val="single" w:sz="8" w:space="0" w:color="auto"/>
            </w:tcBorders>
          </w:tcPr>
          <w:p w14:paraId="74449D03" w14:textId="77777777" w:rsidR="00D07850" w:rsidRPr="00E471C8" w:rsidRDefault="00D07850" w:rsidP="00D07850">
            <w:pPr>
              <w:keepNext w:val="0"/>
              <w:keepLines w:val="0"/>
              <w:widowControl w:val="0"/>
              <w:rPr>
                <w:b w:val="0"/>
              </w:rPr>
            </w:pPr>
            <w:proofErr w:type="spellStart"/>
            <w:r w:rsidRPr="00E471C8">
              <w:rPr>
                <w:b w:val="0"/>
              </w:rPr>
              <w:t>GetVersions</w:t>
            </w:r>
            <w:proofErr w:type="spellEnd"/>
            <w:r w:rsidRPr="00E471C8">
              <w:rPr>
                <w:b w:val="0"/>
              </w:rPr>
              <w:t>()</w:t>
            </w:r>
          </w:p>
        </w:tc>
        <w:tc>
          <w:tcPr>
            <w:tcW w:w="6831" w:type="dxa"/>
            <w:tcBorders>
              <w:top w:val="single" w:sz="8" w:space="0" w:color="auto"/>
              <w:bottom w:val="single" w:sz="8" w:space="0" w:color="auto"/>
            </w:tcBorders>
          </w:tcPr>
          <w:p w14:paraId="074860CC" w14:textId="77777777" w:rsidR="00D07850" w:rsidRDefault="00D07850" w:rsidP="00D07850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1C8">
              <w:t>Liefert unterstützte Versionen dieser Service-Instanz</w:t>
            </w:r>
          </w:p>
        </w:tc>
      </w:tr>
    </w:tbl>
    <w:p w14:paraId="2D84B4E3" w14:textId="77777777" w:rsidR="00D07850" w:rsidRDefault="00D07850" w:rsidP="00DF7806"/>
    <w:p w14:paraId="571C46CC" w14:textId="77777777" w:rsidR="00306263" w:rsidRDefault="00306263" w:rsidP="00306263">
      <w:pPr>
        <w:pStyle w:val="Titre1"/>
      </w:pPr>
      <w:bookmarkStart w:id="43" w:name="_Toc127974781"/>
      <w:r>
        <w:lastRenderedPageBreak/>
        <w:t>Funktionen</w:t>
      </w:r>
      <w:bookmarkEnd w:id="43"/>
    </w:p>
    <w:p w14:paraId="72D4F43F" w14:textId="77777777" w:rsidR="00306263" w:rsidRDefault="00306263" w:rsidP="00306263">
      <w:pPr>
        <w:pStyle w:val="Titre2"/>
      </w:pPr>
      <w:bookmarkStart w:id="44" w:name="_Toc127974782"/>
      <w:proofErr w:type="spellStart"/>
      <w:r>
        <w:t>GetEGRID</w:t>
      </w:r>
      <w:proofErr w:type="spellEnd"/>
      <w:r>
        <w:t>()</w:t>
      </w:r>
      <w:bookmarkEnd w:id="44"/>
    </w:p>
    <w:p w14:paraId="6EAB038E" w14:textId="6D3760E0" w:rsidR="00306263" w:rsidRDefault="00306263" w:rsidP="00306263">
      <w:r w:rsidRPr="00306263">
        <w:t xml:space="preserve">Diese Funktion liefert zu einer beliebigen Örtlichkeit den technischen Identifikator EGRID des Grundstückes (oder mehrere </w:t>
      </w:r>
      <w:proofErr w:type="spellStart"/>
      <w:r w:rsidRPr="00306263">
        <w:t>EGRID’s</w:t>
      </w:r>
      <w:proofErr w:type="spellEnd"/>
      <w:r w:rsidRPr="00306263">
        <w:t xml:space="preserve">, falls mehrere Treffer). Die Örtlichkeit kann durch Eingabe von Koordinaten (manuell oder Lokalisierung im Kartenviewer), Adresse, </w:t>
      </w:r>
      <w:ins w:id="45" w:author="Rey Isabelle swisstopo [3]" w:date="2025-07-29T07:30:00Z" w16du:dateUtc="2025-07-29T05:30:00Z">
        <w:r w:rsidR="00165CB5">
          <w:t xml:space="preserve">EGID, </w:t>
        </w:r>
      </w:ins>
      <w:r w:rsidRPr="00306263">
        <w:t>Gemeinde, Grundstücknummer oder mobiler Standortbestimmung (GNSS, Smartphone) erfolgen. Das betroffene Grundstück wird durch die Antwort EGRID technisch eindeutig identifiziert und für die Erstellung der Auszüge weiterverwendet.</w:t>
      </w:r>
    </w:p>
    <w:p w14:paraId="31B4435E" w14:textId="77777777" w:rsidR="00306263" w:rsidRDefault="00306263" w:rsidP="00306263">
      <w:pPr>
        <w:pStyle w:val="Titre3"/>
      </w:pPr>
      <w:bookmarkStart w:id="46" w:name="_Toc127974783"/>
      <w:r>
        <w:t>Beispiele</w:t>
      </w:r>
      <w:bookmarkEnd w:id="46"/>
    </w:p>
    <w:p w14:paraId="6B892C76" w14:textId="6C16C9C8" w:rsidR="00306263" w:rsidRDefault="00306263" w:rsidP="00306263">
      <w:r>
        <w:t>https://example.com/av/getegrid/</w:t>
      </w:r>
      <w:del w:id="47" w:author="Claude Eisenhut" w:date="2025-07-25T15:10:00Z">
        <w:r w:rsidDel="004825A7">
          <w:delText>xml/</w:delText>
        </w:r>
      </w:del>
      <w:r>
        <w:t>?EN=</w:t>
      </w:r>
      <w:r w:rsidRPr="007943A5">
        <w:t>2608000</w:t>
      </w:r>
      <w:r>
        <w:t>.230</w:t>
      </w:r>
      <w:r w:rsidRPr="007943A5">
        <w:t>,1228000</w:t>
      </w:r>
      <w:r>
        <w:t>.230</w:t>
      </w:r>
    </w:p>
    <w:p w14:paraId="087B975E" w14:textId="7DE2424F" w:rsidR="00306263" w:rsidRDefault="00306263" w:rsidP="00306263">
      <w:r>
        <w:t>https://example.com/av/getegrid/</w:t>
      </w:r>
      <w:del w:id="48" w:author="Claude Eisenhut" w:date="2025-07-25T15:10:00Z">
        <w:r w:rsidDel="004825A7">
          <w:delText>xml/</w:delText>
        </w:r>
      </w:del>
      <w:r>
        <w:t>?GEOMETRY=true&amp;EN</w:t>
      </w:r>
      <w:r w:rsidRPr="007943A5">
        <w:t>=2608000</w:t>
      </w:r>
      <w:r>
        <w:t>.230</w:t>
      </w:r>
      <w:r w:rsidRPr="007943A5">
        <w:t>,1228000</w:t>
      </w:r>
      <w:r>
        <w:t>.230</w:t>
      </w:r>
    </w:p>
    <w:p w14:paraId="086AA53A" w14:textId="4B119DDF" w:rsidR="00306263" w:rsidRPr="00306263" w:rsidRDefault="00306263" w:rsidP="00306263">
      <w:r w:rsidRPr="00306263">
        <w:t>https://example.com/av/getegrid/</w:t>
      </w:r>
      <w:del w:id="49" w:author="Claude Eisenhut" w:date="2025-07-25T15:10:00Z">
        <w:r w:rsidRPr="00306263" w:rsidDel="004825A7">
          <w:delText>xml/</w:delText>
        </w:r>
      </w:del>
      <w:r w:rsidRPr="00306263">
        <w:t>?IDENTDN=BE0200000332&amp;NUMBER=100</w:t>
      </w:r>
    </w:p>
    <w:p w14:paraId="7E515EC2" w14:textId="467329A6" w:rsidR="00306263" w:rsidRDefault="00306263" w:rsidP="00306263">
      <w:r>
        <w:t>https://example.com/av/getegrid/</w:t>
      </w:r>
      <w:del w:id="50" w:author="Claude Eisenhut" w:date="2025-07-25T15:09:00Z">
        <w:r w:rsidDel="004825A7">
          <w:delText>xml/</w:delText>
        </w:r>
        <w:r w:rsidRPr="007943A5" w:rsidDel="004825A7">
          <w:delText>/</w:delText>
        </w:r>
      </w:del>
      <w:r>
        <w:t>?POSTALCODE=2503&amp;LOCALISATION=Zukunftstrasse&amp;NUMBER=44</w:t>
      </w:r>
    </w:p>
    <w:p w14:paraId="12AD3DA1" w14:textId="6F44E352" w:rsidR="00306263" w:rsidRPr="00306263" w:rsidRDefault="00306263" w:rsidP="00306263">
      <w:r w:rsidRPr="00306263">
        <w:t>https://example.com/av/getegrid/</w:t>
      </w:r>
      <w:del w:id="51" w:author="Claude Eisenhut" w:date="2025-07-25T15:09:00Z">
        <w:r w:rsidRPr="00306263" w:rsidDel="004825A7">
          <w:delText>xml/</w:delText>
        </w:r>
      </w:del>
      <w:r>
        <w:t>?</w:t>
      </w:r>
      <w:r w:rsidRPr="00306263">
        <w:t>POSTALCODE=2503&amp;LOCALISATION=Rue%20de%20l’avenir&amp;NUMBER=44</w:t>
      </w:r>
    </w:p>
    <w:p w14:paraId="1B21F46D" w14:textId="515CC6D6" w:rsidR="00306263" w:rsidRDefault="00306263" w:rsidP="00306263">
      <w:r>
        <w:t>https://example.com/av/getegrid/</w:t>
      </w:r>
      <w:del w:id="52" w:author="Claude Eisenhut" w:date="2025-07-25T15:09:00Z">
        <w:r w:rsidDel="004825A7">
          <w:delText>xml/</w:delText>
        </w:r>
      </w:del>
      <w:r w:rsidRPr="00F4789E">
        <w:t>?GEOMETRY=true&amp;POSTALCODE=</w:t>
      </w:r>
      <w:r>
        <w:t>2503</w:t>
      </w:r>
      <w:r w:rsidRPr="00F4789E">
        <w:t>&amp;LOCALISATION=</w:t>
      </w:r>
      <w:r>
        <w:t>Zukunftstrasse</w:t>
      </w:r>
      <w:r w:rsidRPr="00F4789E">
        <w:t>&amp;NUMBER=</w:t>
      </w:r>
      <w:r>
        <w:t>44</w:t>
      </w:r>
    </w:p>
    <w:p w14:paraId="00AAB026" w14:textId="77777777" w:rsidR="00306263" w:rsidRDefault="00306263" w:rsidP="00306263">
      <w:r>
        <w:t>https://example.com/av/getegrid</w:t>
      </w:r>
      <w:r w:rsidR="00C67979">
        <w:t>/?</w:t>
      </w:r>
      <w:r w:rsidR="00C67979" w:rsidRPr="00F4789E">
        <w:t>GNSS=46.94890,7.44665</w:t>
      </w:r>
    </w:p>
    <w:p w14:paraId="61CF3085" w14:textId="77777777" w:rsidR="004825A7" w:rsidRPr="00306263" w:rsidRDefault="004825A7" w:rsidP="004825A7">
      <w:pPr>
        <w:rPr>
          <w:ins w:id="53" w:author="Claude Eisenhut" w:date="2025-07-25T15:13:00Z"/>
        </w:rPr>
      </w:pPr>
      <w:bookmarkStart w:id="54" w:name="_Toc127974784"/>
      <w:ins w:id="55" w:author="Claude Eisenhut" w:date="2025-07-25T15:13:00Z">
        <w:r w:rsidRPr="00306263">
          <w:t>https://example.c</w:t>
        </w:r>
        <w:r>
          <w:t>om/av/getegrid/?EGID</w:t>
        </w:r>
        <w:r w:rsidRPr="00306263">
          <w:t>=2503</w:t>
        </w:r>
      </w:ins>
    </w:p>
    <w:p w14:paraId="2F345E46" w14:textId="77777777" w:rsidR="00C67979" w:rsidRDefault="00C67979" w:rsidP="00C67979">
      <w:pPr>
        <w:pStyle w:val="Titre3"/>
      </w:pPr>
      <w:r>
        <w:t>Syntax</w:t>
      </w:r>
      <w:bookmarkEnd w:id="54"/>
    </w:p>
    <w:p w14:paraId="07116D50" w14:textId="4C648483" w:rsidR="00C67979" w:rsidRPr="00E34F0C" w:rsidRDefault="00C67979" w:rsidP="00C67979">
      <w:pPr>
        <w:rPr>
          <w:rStyle w:val="Code"/>
        </w:rPr>
      </w:pPr>
      <w:r w:rsidRPr="00E34F0C">
        <w:rPr>
          <w:rStyle w:val="Code"/>
        </w:rPr>
        <w:t>${</w:t>
      </w:r>
      <w:proofErr w:type="spellStart"/>
      <w:r w:rsidRPr="00E34F0C">
        <w:rPr>
          <w:rStyle w:val="Code"/>
        </w:rPr>
        <w:t>baseurl</w:t>
      </w:r>
      <w:proofErr w:type="spellEnd"/>
      <w:r w:rsidRPr="00E34F0C">
        <w:rPr>
          <w:rStyle w:val="Code"/>
        </w:rPr>
        <w:t>}/</w:t>
      </w:r>
      <w:proofErr w:type="spellStart"/>
      <w:r w:rsidRPr="00E34F0C">
        <w:rPr>
          <w:rStyle w:val="Code"/>
        </w:rPr>
        <w:t>getegrid</w:t>
      </w:r>
      <w:proofErr w:type="spellEnd"/>
      <w:r w:rsidRPr="00E34F0C">
        <w:rPr>
          <w:rStyle w:val="Code"/>
        </w:rPr>
        <w:t>/</w:t>
      </w:r>
      <w:del w:id="56" w:author="Claude Eisenhut" w:date="2025-07-25T15:12:00Z">
        <w:r w:rsidRPr="00E34F0C" w:rsidDel="004825A7">
          <w:rPr>
            <w:rStyle w:val="Code"/>
          </w:rPr>
          <w:delText>${FORMAT}/</w:delText>
        </w:r>
      </w:del>
      <w:r w:rsidRPr="00E34F0C">
        <w:rPr>
          <w:rStyle w:val="Code"/>
        </w:rPr>
        <w:t>?[GEOMETRY=${GEOMETRY}&amp;]EN=${EN}/</w:t>
      </w:r>
    </w:p>
    <w:p w14:paraId="429B58C9" w14:textId="7F30D1B4" w:rsidR="00C67979" w:rsidRPr="00E34F0C" w:rsidRDefault="00C67979" w:rsidP="00C67979">
      <w:pPr>
        <w:rPr>
          <w:rStyle w:val="Code"/>
        </w:rPr>
      </w:pPr>
      <w:r w:rsidRPr="00E34F0C">
        <w:rPr>
          <w:rStyle w:val="Code"/>
        </w:rPr>
        <w:t>${</w:t>
      </w:r>
      <w:proofErr w:type="spellStart"/>
      <w:r w:rsidRPr="00E34F0C">
        <w:rPr>
          <w:rStyle w:val="Code"/>
        </w:rPr>
        <w:t>baseurl</w:t>
      </w:r>
      <w:proofErr w:type="spellEnd"/>
      <w:r w:rsidRPr="00E34F0C">
        <w:rPr>
          <w:rStyle w:val="Code"/>
        </w:rPr>
        <w:t>}/</w:t>
      </w:r>
      <w:proofErr w:type="spellStart"/>
      <w:r w:rsidRPr="00E34F0C">
        <w:rPr>
          <w:rStyle w:val="Code"/>
        </w:rPr>
        <w:t>getegrid</w:t>
      </w:r>
      <w:proofErr w:type="spellEnd"/>
      <w:r w:rsidRPr="00E34F0C">
        <w:rPr>
          <w:rStyle w:val="Code"/>
        </w:rPr>
        <w:t>/</w:t>
      </w:r>
      <w:del w:id="57" w:author="Claude Eisenhut" w:date="2025-07-25T15:10:00Z">
        <w:r w:rsidRPr="00E34F0C" w:rsidDel="004825A7">
          <w:rPr>
            <w:rStyle w:val="Code"/>
          </w:rPr>
          <w:delText>${FORMAT}/</w:delText>
        </w:r>
      </w:del>
      <w:r w:rsidRPr="00E34F0C">
        <w:rPr>
          <w:rStyle w:val="Code"/>
        </w:rPr>
        <w:t>?[GEOMETRY=${GEOMETRY}&amp;]IDENTDN=${IDENTDN}&amp;</w:t>
      </w:r>
      <w:r>
        <w:rPr>
          <w:rStyle w:val="Code"/>
        </w:rPr>
        <w:br/>
      </w:r>
      <w:r w:rsidRPr="00E34F0C">
        <w:rPr>
          <w:rStyle w:val="Code"/>
        </w:rPr>
        <w:t>NUMBER=${NUMBER}</w:t>
      </w:r>
    </w:p>
    <w:p w14:paraId="5CA9FA7C" w14:textId="0EE9E4B9" w:rsidR="00C67979" w:rsidRPr="00E34F0C" w:rsidRDefault="00C67979" w:rsidP="00C67979">
      <w:pPr>
        <w:pStyle w:val="ListWithSymbols"/>
        <w:numPr>
          <w:ilvl w:val="0"/>
          <w:numId w:val="0"/>
        </w:numPr>
        <w:ind w:firstLine="1"/>
        <w:rPr>
          <w:rStyle w:val="Code"/>
        </w:rPr>
      </w:pPr>
      <w:r w:rsidRPr="00E34F0C">
        <w:rPr>
          <w:rStyle w:val="Code"/>
        </w:rPr>
        <w:t>${</w:t>
      </w:r>
      <w:proofErr w:type="spellStart"/>
      <w:r w:rsidRPr="00E34F0C">
        <w:rPr>
          <w:rStyle w:val="Code"/>
        </w:rPr>
        <w:t>baseurl</w:t>
      </w:r>
      <w:proofErr w:type="spellEnd"/>
      <w:r w:rsidRPr="00E34F0C">
        <w:rPr>
          <w:rStyle w:val="Code"/>
        </w:rPr>
        <w:t>}/</w:t>
      </w:r>
      <w:proofErr w:type="spellStart"/>
      <w:r w:rsidRPr="00E34F0C">
        <w:rPr>
          <w:rStyle w:val="Code"/>
        </w:rPr>
        <w:t>getegrid</w:t>
      </w:r>
      <w:proofErr w:type="spellEnd"/>
      <w:r w:rsidRPr="00E34F0C">
        <w:rPr>
          <w:rStyle w:val="Code"/>
        </w:rPr>
        <w:t>/</w:t>
      </w:r>
      <w:del w:id="58" w:author="Claude Eisenhut" w:date="2025-07-25T15:10:00Z">
        <w:r w:rsidRPr="00E34F0C" w:rsidDel="004825A7">
          <w:rPr>
            <w:rStyle w:val="Code"/>
          </w:rPr>
          <w:delText>${FORMAT}/</w:delText>
        </w:r>
      </w:del>
      <w:r w:rsidRPr="00E34F0C">
        <w:rPr>
          <w:rStyle w:val="Code"/>
        </w:rPr>
        <w:t>?[GEOMETRY=${GEOMETRY}&amp;]POSTALCODE=$</w:t>
      </w:r>
      <w:r>
        <w:rPr>
          <w:rStyle w:val="Code"/>
        </w:rPr>
        <w:br/>
      </w:r>
      <w:r w:rsidRPr="00E34F0C">
        <w:rPr>
          <w:rStyle w:val="Code"/>
        </w:rPr>
        <w:t>{POSTALCODE}&amp;LOCALISATION=${LOCALISATION}&amp;NUMBER=${NUMBER}</w:t>
      </w:r>
    </w:p>
    <w:p w14:paraId="7FFB58EF" w14:textId="3DF84A46" w:rsidR="00C67979" w:rsidRPr="00E34F0C" w:rsidRDefault="00C67979" w:rsidP="00C67979">
      <w:pPr>
        <w:rPr>
          <w:rStyle w:val="Code"/>
        </w:rPr>
      </w:pPr>
      <w:r w:rsidRPr="00E34F0C">
        <w:rPr>
          <w:rStyle w:val="Code"/>
        </w:rPr>
        <w:t>${</w:t>
      </w:r>
      <w:proofErr w:type="spellStart"/>
      <w:r w:rsidRPr="00E34F0C">
        <w:rPr>
          <w:rStyle w:val="Code"/>
        </w:rPr>
        <w:t>baseurl</w:t>
      </w:r>
      <w:proofErr w:type="spellEnd"/>
      <w:r w:rsidRPr="00E34F0C">
        <w:rPr>
          <w:rStyle w:val="Code"/>
        </w:rPr>
        <w:t>}/</w:t>
      </w:r>
      <w:proofErr w:type="spellStart"/>
      <w:r w:rsidRPr="00E34F0C">
        <w:rPr>
          <w:rStyle w:val="Code"/>
        </w:rPr>
        <w:t>getegrid</w:t>
      </w:r>
      <w:proofErr w:type="spellEnd"/>
      <w:r w:rsidRPr="00E34F0C">
        <w:rPr>
          <w:rStyle w:val="Code"/>
        </w:rPr>
        <w:t>/</w:t>
      </w:r>
      <w:del w:id="59" w:author="Claude Eisenhut" w:date="2025-07-25T15:11:00Z">
        <w:r w:rsidRPr="00E34F0C" w:rsidDel="004825A7">
          <w:rPr>
            <w:rStyle w:val="Code"/>
          </w:rPr>
          <w:delText>${FORMAT}/</w:delText>
        </w:r>
      </w:del>
      <w:r w:rsidRPr="00E34F0C">
        <w:rPr>
          <w:rStyle w:val="Code"/>
        </w:rPr>
        <w:t>?[${GEOMETRY}&amp;]GNSS=${GNSS}</w:t>
      </w:r>
    </w:p>
    <w:p w14:paraId="4342A8A8" w14:textId="77777777" w:rsidR="004825A7" w:rsidRPr="00E34F0C" w:rsidRDefault="004825A7" w:rsidP="004825A7">
      <w:pPr>
        <w:pStyle w:val="ListWithSymbols"/>
        <w:numPr>
          <w:ilvl w:val="0"/>
          <w:numId w:val="0"/>
        </w:numPr>
        <w:ind w:firstLine="1"/>
        <w:rPr>
          <w:ins w:id="60" w:author="Claude Eisenhut" w:date="2025-07-25T15:12:00Z"/>
          <w:rStyle w:val="Code"/>
        </w:rPr>
      </w:pPr>
      <w:ins w:id="61" w:author="Claude Eisenhut" w:date="2025-07-25T15:12:00Z">
        <w:r w:rsidRPr="00E34F0C">
          <w:rPr>
            <w:rStyle w:val="Code"/>
          </w:rPr>
          <w:t>${</w:t>
        </w:r>
        <w:proofErr w:type="spellStart"/>
        <w:r w:rsidRPr="00E34F0C">
          <w:rPr>
            <w:rStyle w:val="Code"/>
          </w:rPr>
          <w:t>baseurl</w:t>
        </w:r>
        <w:proofErr w:type="spellEnd"/>
        <w:r w:rsidRPr="00E34F0C">
          <w:rPr>
            <w:rStyle w:val="Code"/>
          </w:rPr>
          <w:t>}/</w:t>
        </w:r>
        <w:proofErr w:type="spellStart"/>
        <w:r w:rsidRPr="00E34F0C">
          <w:rPr>
            <w:rStyle w:val="Code"/>
          </w:rPr>
          <w:t>getegrid</w:t>
        </w:r>
        <w:proofErr w:type="spellEnd"/>
        <w:r w:rsidRPr="00E34F0C">
          <w:rPr>
            <w:rStyle w:val="Code"/>
          </w:rPr>
          <w:t>/?[GEOMETRY=${GEOMETRY}&amp;]</w:t>
        </w:r>
        <w:r>
          <w:rPr>
            <w:rStyle w:val="Code"/>
          </w:rPr>
          <w:t>EGID</w:t>
        </w:r>
        <w:r w:rsidRPr="00E34F0C">
          <w:rPr>
            <w:rStyle w:val="Code"/>
          </w:rPr>
          <w:t>=${</w:t>
        </w:r>
        <w:r>
          <w:rPr>
            <w:rStyle w:val="Code"/>
          </w:rPr>
          <w:t>EGID</w:t>
        </w:r>
        <w:r w:rsidRPr="00E34F0C">
          <w:rPr>
            <w:rStyle w:val="Code"/>
          </w:rPr>
          <w:t>}</w:t>
        </w:r>
      </w:ins>
    </w:p>
    <w:p w14:paraId="688FCC9F" w14:textId="77777777" w:rsidR="00C67979" w:rsidRDefault="00C67979" w:rsidP="00C67979">
      <w:pPr>
        <w:spacing w:before="240"/>
      </w:pPr>
      <w:r w:rsidRPr="007943A5">
        <w:t>HTTP Methode: GET</w:t>
      </w:r>
    </w:p>
    <w:p w14:paraId="6FA9DD14" w14:textId="77777777" w:rsidR="00C67979" w:rsidRDefault="00C67979" w:rsidP="00C67979">
      <w:pPr>
        <w:pStyle w:val="Titre3"/>
      </w:pPr>
      <w:bookmarkStart w:id="62" w:name="_Toc127974785"/>
      <w:r>
        <w:t>Aufruf-Parameter</w:t>
      </w:r>
      <w:bookmarkEnd w:id="62"/>
    </w:p>
    <w:tbl>
      <w:tblPr>
        <w:tblStyle w:val="Standardtabelleswisstopo"/>
        <w:tblW w:w="0" w:type="auto"/>
        <w:tblLook w:val="04A0" w:firstRow="1" w:lastRow="0" w:firstColumn="1" w:lastColumn="0" w:noHBand="0" w:noVBand="1"/>
      </w:tblPr>
      <w:tblGrid>
        <w:gridCol w:w="1124"/>
        <w:gridCol w:w="1701"/>
        <w:gridCol w:w="1985"/>
        <w:gridCol w:w="1276"/>
        <w:gridCol w:w="3022"/>
      </w:tblGrid>
      <w:tr w:rsidR="00C67979" w:rsidRPr="00BF08B6" w14:paraId="0A8BAF2F" w14:textId="77777777" w:rsidTr="004F23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tcBorders>
              <w:bottom w:val="single" w:sz="18" w:space="0" w:color="auto"/>
            </w:tcBorders>
          </w:tcPr>
          <w:p w14:paraId="629348FE" w14:textId="77777777" w:rsidR="00C67979" w:rsidRDefault="00C67979" w:rsidP="004F23AD">
            <w:r>
              <w:t>Variante</w:t>
            </w:r>
          </w:p>
        </w:tc>
        <w:tc>
          <w:tcPr>
            <w:tcW w:w="1701" w:type="dxa"/>
            <w:tcBorders>
              <w:bottom w:val="single" w:sz="18" w:space="0" w:color="auto"/>
            </w:tcBorders>
          </w:tcPr>
          <w:p w14:paraId="47641483" w14:textId="77777777" w:rsidR="00C67979" w:rsidRDefault="00C67979" w:rsidP="004F23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Name</w:t>
            </w:r>
          </w:p>
        </w:tc>
        <w:tc>
          <w:tcPr>
            <w:tcW w:w="1985" w:type="dxa"/>
            <w:tcBorders>
              <w:bottom w:val="single" w:sz="18" w:space="0" w:color="auto"/>
            </w:tcBorders>
          </w:tcPr>
          <w:p w14:paraId="6573B011" w14:textId="77777777" w:rsidR="00C67979" w:rsidRPr="00BF08B6" w:rsidRDefault="00C67979" w:rsidP="004F23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Typ</w:t>
            </w:r>
            <w:proofErr w:type="spellEnd"/>
          </w:p>
        </w:tc>
        <w:tc>
          <w:tcPr>
            <w:tcW w:w="1276" w:type="dxa"/>
            <w:tcBorders>
              <w:bottom w:val="single" w:sz="18" w:space="0" w:color="auto"/>
            </w:tcBorders>
          </w:tcPr>
          <w:p w14:paraId="22366B26" w14:textId="77777777" w:rsidR="00C67979" w:rsidRPr="00BF08B6" w:rsidRDefault="00C67979" w:rsidP="004F23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Optional / </w:t>
            </w:r>
            <w:proofErr w:type="spellStart"/>
            <w:r>
              <w:rPr>
                <w:lang w:val="en-US"/>
              </w:rPr>
              <w:t>Zwingend</w:t>
            </w:r>
            <w:proofErr w:type="spellEnd"/>
          </w:p>
        </w:tc>
        <w:tc>
          <w:tcPr>
            <w:tcW w:w="3022" w:type="dxa"/>
            <w:tcBorders>
              <w:bottom w:val="single" w:sz="18" w:space="0" w:color="auto"/>
            </w:tcBorders>
          </w:tcPr>
          <w:p w14:paraId="1CB944A8" w14:textId="77777777" w:rsidR="00C67979" w:rsidRPr="00BF08B6" w:rsidRDefault="00C67979" w:rsidP="004F23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Beschreibung</w:t>
            </w:r>
            <w:proofErr w:type="spellEnd"/>
          </w:p>
        </w:tc>
      </w:tr>
      <w:tr w:rsidR="00C67979" w:rsidRPr="00BF08B6" w14:paraId="3F03F2B2" w14:textId="77777777" w:rsidTr="003215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14:paraId="2BCC62DC" w14:textId="77777777" w:rsidR="00C67979" w:rsidRPr="00BF08B6" w:rsidRDefault="00C67979" w:rsidP="004F23AD">
            <w:pPr>
              <w:keepNext w:val="0"/>
              <w:keepLines w:val="0"/>
              <w:widowControl w:val="0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1701" w:type="dxa"/>
            <w:tcBorders>
              <w:top w:val="single" w:sz="18" w:space="0" w:color="auto"/>
              <w:bottom w:val="single" w:sz="18" w:space="0" w:color="auto"/>
            </w:tcBorders>
          </w:tcPr>
          <w:p w14:paraId="5AF96205" w14:textId="77777777" w:rsidR="00C67979" w:rsidRPr="00BF08B6" w:rsidRDefault="00C67979" w:rsidP="004F23AD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EN</w:t>
            </w:r>
          </w:p>
        </w:tc>
        <w:tc>
          <w:tcPr>
            <w:tcW w:w="1985" w:type="dxa"/>
            <w:tcBorders>
              <w:top w:val="single" w:sz="18" w:space="0" w:color="auto"/>
              <w:bottom w:val="single" w:sz="18" w:space="0" w:color="auto"/>
            </w:tcBorders>
          </w:tcPr>
          <w:p w14:paraId="2C323A53" w14:textId="77777777" w:rsidR="00C67979" w:rsidRPr="00BF08B6" w:rsidRDefault="00C67979" w:rsidP="004F23A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URL-Query-String</w:t>
            </w:r>
          </w:p>
        </w:tc>
        <w:tc>
          <w:tcPr>
            <w:tcW w:w="1276" w:type="dxa"/>
            <w:tcBorders>
              <w:top w:val="single" w:sz="18" w:space="0" w:color="auto"/>
              <w:bottom w:val="single" w:sz="18" w:space="0" w:color="auto"/>
            </w:tcBorders>
          </w:tcPr>
          <w:p w14:paraId="1DF45A32" w14:textId="77777777" w:rsidR="00C67979" w:rsidRPr="00BF08B6" w:rsidRDefault="00C67979" w:rsidP="004F23AD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Zwingend</w:t>
            </w:r>
            <w:proofErr w:type="spellEnd"/>
          </w:p>
        </w:tc>
        <w:tc>
          <w:tcPr>
            <w:tcW w:w="3022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234F40D" w14:textId="77777777" w:rsidR="00C67979" w:rsidRDefault="00C67979" w:rsidP="004F23AD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08B6">
              <w:t>Eingabe der Landeskoordinaten E/N</w:t>
            </w:r>
            <w:r>
              <w:t xml:space="preserve"> in LV95 inkl. Nachkommastellen.</w:t>
            </w:r>
          </w:p>
          <w:p w14:paraId="04835FEE" w14:textId="77777777" w:rsidR="00C67979" w:rsidRPr="00BF08B6" w:rsidRDefault="00C67979" w:rsidP="004F23AD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Der Fangkreis beträgt 1 Meter.</w:t>
            </w:r>
          </w:p>
        </w:tc>
      </w:tr>
      <w:tr w:rsidR="00C67979" w:rsidRPr="00BF08B6" w14:paraId="08DCE44B" w14:textId="77777777" w:rsidTr="003215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vMerge w:val="restart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8" w:space="0" w:color="auto"/>
            </w:tcBorders>
          </w:tcPr>
          <w:p w14:paraId="15826A36" w14:textId="77777777" w:rsidR="00C67979" w:rsidRPr="00BF08B6" w:rsidRDefault="00C67979" w:rsidP="004F23AD">
            <w:pPr>
              <w:keepNext w:val="0"/>
              <w:keepLines w:val="0"/>
              <w:widowControl w:val="0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1701" w:type="dxa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2" w:space="0" w:color="auto"/>
            </w:tcBorders>
          </w:tcPr>
          <w:p w14:paraId="47316166" w14:textId="77777777" w:rsidR="00C67979" w:rsidRPr="00BF08B6" w:rsidRDefault="00C67979" w:rsidP="004F23AD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IDENTDN</w:t>
            </w:r>
          </w:p>
        </w:tc>
        <w:tc>
          <w:tcPr>
            <w:tcW w:w="1985" w:type="dxa"/>
            <w:tcBorders>
              <w:top w:val="single" w:sz="1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</w:tcPr>
          <w:p w14:paraId="4C726058" w14:textId="77777777" w:rsidR="00C67979" w:rsidRPr="00BF08B6" w:rsidRDefault="00C67979" w:rsidP="004F23A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URL-Query-String</w:t>
            </w:r>
          </w:p>
        </w:tc>
        <w:tc>
          <w:tcPr>
            <w:tcW w:w="1276" w:type="dxa"/>
            <w:tcBorders>
              <w:top w:val="single" w:sz="1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</w:tcPr>
          <w:p w14:paraId="5AE6E516" w14:textId="77777777" w:rsidR="00C67979" w:rsidRPr="00BF08B6" w:rsidRDefault="00C67979" w:rsidP="004F23AD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Zwingend</w:t>
            </w:r>
            <w:proofErr w:type="spellEnd"/>
          </w:p>
        </w:tc>
        <w:tc>
          <w:tcPr>
            <w:tcW w:w="3022" w:type="dxa"/>
            <w:tcBorders>
              <w:top w:val="single" w:sz="18" w:space="0" w:color="auto"/>
              <w:left w:val="single" w:sz="2" w:space="0" w:color="auto"/>
              <w:bottom w:val="single" w:sz="8" w:space="0" w:color="auto"/>
              <w:right w:val="single" w:sz="18" w:space="0" w:color="auto"/>
            </w:tcBorders>
          </w:tcPr>
          <w:p w14:paraId="66EF6404" w14:textId="32342E2A" w:rsidR="00C67979" w:rsidRPr="00BF08B6" w:rsidRDefault="00C67979" w:rsidP="004F23AD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08B6">
              <w:t xml:space="preserve">Eingabe </w:t>
            </w:r>
            <w:r>
              <w:t xml:space="preserve">des </w:t>
            </w:r>
            <w:proofErr w:type="spellStart"/>
            <w:r>
              <w:t>NBIdent</w:t>
            </w:r>
            <w:proofErr w:type="spellEnd"/>
            <w:r>
              <w:t xml:space="preserve"> gemäss DM</w:t>
            </w:r>
            <w:r w:rsidR="00657D87">
              <w:t>AV Version 1.0</w:t>
            </w:r>
          </w:p>
        </w:tc>
      </w:tr>
      <w:tr w:rsidR="00C67979" w:rsidRPr="00BF08B6" w14:paraId="49A4EA58" w14:textId="77777777" w:rsidTr="003215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vMerge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</w:tcPr>
          <w:p w14:paraId="1D2EC7DF" w14:textId="77777777" w:rsidR="00C67979" w:rsidRPr="00BF08B6" w:rsidRDefault="00C67979" w:rsidP="004F23AD">
            <w:pPr>
              <w:keepNext w:val="0"/>
              <w:keepLines w:val="0"/>
              <w:widowControl w:val="0"/>
            </w:pP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2" w:space="0" w:color="auto"/>
            </w:tcBorders>
          </w:tcPr>
          <w:p w14:paraId="26B67973" w14:textId="77777777" w:rsidR="00C67979" w:rsidRPr="00BF08B6" w:rsidRDefault="00C67979" w:rsidP="004F23AD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14:paraId="415DF689" w14:textId="77777777" w:rsidR="00C67979" w:rsidRPr="00BF08B6" w:rsidRDefault="00C67979" w:rsidP="004F23A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URL-Query-String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14:paraId="4CC7C3BB" w14:textId="77777777" w:rsidR="00C67979" w:rsidRPr="00BF08B6" w:rsidRDefault="00C67979" w:rsidP="004F23AD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Zwingend</w:t>
            </w:r>
            <w:proofErr w:type="spellEnd"/>
          </w:p>
        </w:tc>
        <w:tc>
          <w:tcPr>
            <w:tcW w:w="3022" w:type="dxa"/>
            <w:tcBorders>
              <w:top w:val="single" w:sz="8" w:space="0" w:color="auto"/>
              <w:left w:val="single" w:sz="2" w:space="0" w:color="auto"/>
              <w:bottom w:val="single" w:sz="18" w:space="0" w:color="auto"/>
              <w:right w:val="single" w:sz="18" w:space="0" w:color="auto"/>
            </w:tcBorders>
          </w:tcPr>
          <w:p w14:paraId="26ACAE3C" w14:textId="16DBBCFA" w:rsidR="00C67979" w:rsidRPr="00BF08B6" w:rsidRDefault="00C67979" w:rsidP="004F23AD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Eingabe der Grundstücknummer gemäss DM</w:t>
            </w:r>
            <w:r w:rsidR="00657D87">
              <w:t>AV Version 1</w:t>
            </w:r>
            <w:r>
              <w:t>.0</w:t>
            </w:r>
          </w:p>
        </w:tc>
      </w:tr>
      <w:tr w:rsidR="00C67979" w:rsidRPr="00BF08B6" w14:paraId="6CCDAE4D" w14:textId="77777777" w:rsidTr="004F23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vMerge w:val="restart"/>
            <w:tcBorders>
              <w:top w:val="single" w:sz="18" w:space="0" w:color="auto"/>
              <w:left w:val="single" w:sz="18" w:space="0" w:color="auto"/>
              <w:bottom w:val="single" w:sz="2" w:space="0" w:color="auto"/>
            </w:tcBorders>
          </w:tcPr>
          <w:p w14:paraId="56BF14CC" w14:textId="77777777" w:rsidR="00C67979" w:rsidRPr="00BF08B6" w:rsidRDefault="00C67979" w:rsidP="004F23AD">
            <w:pPr>
              <w:keepNext w:val="0"/>
              <w:keepLines w:val="0"/>
              <w:widowControl w:val="0"/>
            </w:pPr>
            <w:r>
              <w:lastRenderedPageBreak/>
              <w:t>C</w:t>
            </w:r>
          </w:p>
        </w:tc>
        <w:tc>
          <w:tcPr>
            <w:tcW w:w="1701" w:type="dxa"/>
            <w:tcBorders>
              <w:top w:val="single" w:sz="18" w:space="0" w:color="auto"/>
              <w:bottom w:val="single" w:sz="2" w:space="0" w:color="auto"/>
            </w:tcBorders>
          </w:tcPr>
          <w:p w14:paraId="7B8DC659" w14:textId="77777777" w:rsidR="00C67979" w:rsidRPr="00BF08B6" w:rsidRDefault="00C67979" w:rsidP="004F23AD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POSTALCODE</w:t>
            </w:r>
          </w:p>
        </w:tc>
        <w:tc>
          <w:tcPr>
            <w:tcW w:w="1985" w:type="dxa"/>
            <w:tcBorders>
              <w:top w:val="single" w:sz="18" w:space="0" w:color="auto"/>
              <w:bottom w:val="single" w:sz="2" w:space="0" w:color="auto"/>
            </w:tcBorders>
          </w:tcPr>
          <w:p w14:paraId="08FF4849" w14:textId="77777777" w:rsidR="00C67979" w:rsidRPr="00BF08B6" w:rsidRDefault="00C67979" w:rsidP="004F23A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US"/>
              </w:rPr>
              <w:t>URL-Query-String</w:t>
            </w:r>
          </w:p>
        </w:tc>
        <w:tc>
          <w:tcPr>
            <w:tcW w:w="1276" w:type="dxa"/>
            <w:tcBorders>
              <w:top w:val="single" w:sz="18" w:space="0" w:color="auto"/>
              <w:bottom w:val="single" w:sz="2" w:space="0" w:color="auto"/>
            </w:tcBorders>
          </w:tcPr>
          <w:p w14:paraId="4484C70D" w14:textId="77777777" w:rsidR="00C67979" w:rsidRPr="00BF08B6" w:rsidRDefault="00C67979" w:rsidP="004F23AD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lang w:val="en-US"/>
              </w:rPr>
              <w:t>Zwingend</w:t>
            </w:r>
            <w:proofErr w:type="spellEnd"/>
          </w:p>
        </w:tc>
        <w:tc>
          <w:tcPr>
            <w:tcW w:w="3022" w:type="dxa"/>
            <w:tcBorders>
              <w:top w:val="single" w:sz="18" w:space="0" w:color="auto"/>
              <w:bottom w:val="single" w:sz="2" w:space="0" w:color="auto"/>
              <w:right w:val="single" w:sz="18" w:space="0" w:color="auto"/>
            </w:tcBorders>
          </w:tcPr>
          <w:p w14:paraId="34D50FD8" w14:textId="77777777" w:rsidR="00C67979" w:rsidRPr="00BF08B6" w:rsidRDefault="00C67979" w:rsidP="004F23AD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Eingabe der PLZ der gesuchten Adresse</w:t>
            </w:r>
          </w:p>
        </w:tc>
      </w:tr>
      <w:tr w:rsidR="00C67979" w:rsidRPr="00BF08B6" w14:paraId="23A3A7E1" w14:textId="77777777" w:rsidTr="004F23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vMerge/>
            <w:tcBorders>
              <w:top w:val="single" w:sz="2" w:space="0" w:color="auto"/>
              <w:left w:val="single" w:sz="18" w:space="0" w:color="auto"/>
              <w:bottom w:val="single" w:sz="2" w:space="0" w:color="auto"/>
            </w:tcBorders>
          </w:tcPr>
          <w:p w14:paraId="29A4C233" w14:textId="77777777" w:rsidR="00C67979" w:rsidRPr="00BF08B6" w:rsidRDefault="00C67979" w:rsidP="004F23AD">
            <w:pPr>
              <w:keepNext w:val="0"/>
              <w:keepLines w:val="0"/>
              <w:widowControl w:val="0"/>
            </w:pPr>
          </w:p>
        </w:tc>
        <w:tc>
          <w:tcPr>
            <w:tcW w:w="1701" w:type="dxa"/>
            <w:tcBorders>
              <w:top w:val="single" w:sz="2" w:space="0" w:color="auto"/>
              <w:bottom w:val="single" w:sz="2" w:space="0" w:color="auto"/>
            </w:tcBorders>
          </w:tcPr>
          <w:p w14:paraId="30BAECAE" w14:textId="77777777" w:rsidR="00C67979" w:rsidRPr="00BF08B6" w:rsidRDefault="00C67979" w:rsidP="004F23AD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LOCALISATION</w:t>
            </w:r>
          </w:p>
        </w:tc>
        <w:tc>
          <w:tcPr>
            <w:tcW w:w="1985" w:type="dxa"/>
            <w:tcBorders>
              <w:top w:val="single" w:sz="2" w:space="0" w:color="auto"/>
              <w:bottom w:val="single" w:sz="2" w:space="0" w:color="auto"/>
            </w:tcBorders>
          </w:tcPr>
          <w:p w14:paraId="0E169400" w14:textId="77777777" w:rsidR="00C67979" w:rsidRPr="00BF08B6" w:rsidRDefault="00C67979" w:rsidP="004F23A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US"/>
              </w:rPr>
              <w:t>URL-Query-String</w:t>
            </w:r>
          </w:p>
        </w:tc>
        <w:tc>
          <w:tcPr>
            <w:tcW w:w="1276" w:type="dxa"/>
            <w:tcBorders>
              <w:top w:val="single" w:sz="2" w:space="0" w:color="auto"/>
              <w:bottom w:val="single" w:sz="2" w:space="0" w:color="auto"/>
            </w:tcBorders>
          </w:tcPr>
          <w:p w14:paraId="13386DBD" w14:textId="77777777" w:rsidR="00C67979" w:rsidRPr="00BF08B6" w:rsidRDefault="00C67979" w:rsidP="004F23AD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lang w:val="en-US"/>
              </w:rPr>
              <w:t>Zwingend</w:t>
            </w:r>
            <w:proofErr w:type="spellEnd"/>
          </w:p>
        </w:tc>
        <w:tc>
          <w:tcPr>
            <w:tcW w:w="3022" w:type="dxa"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</w:tcPr>
          <w:p w14:paraId="76D6A5CD" w14:textId="06ED93BF" w:rsidR="00C67979" w:rsidRPr="00BF08B6" w:rsidRDefault="00C67979" w:rsidP="004F23AD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Eingabe der Lokalisation gemäss </w:t>
            </w:r>
            <w:commentRangeStart w:id="63"/>
            <w:commentRangeStart w:id="64"/>
            <w:r w:rsidR="00657D87">
              <w:t>Amtliches Verzeichnis der Gebäudeadressen</w:t>
            </w:r>
            <w:commentRangeEnd w:id="63"/>
            <w:r w:rsidR="004825A7">
              <w:rPr>
                <w:rStyle w:val="Marquedecommentaire"/>
              </w:rPr>
              <w:commentReference w:id="63"/>
            </w:r>
            <w:commentRangeEnd w:id="64"/>
            <w:r w:rsidR="00165CB5">
              <w:rPr>
                <w:rStyle w:val="Marquedecommentaire"/>
              </w:rPr>
              <w:commentReference w:id="64"/>
            </w:r>
            <w:r>
              <w:t xml:space="preserve"> der gesuchten Adresse</w:t>
            </w:r>
          </w:p>
        </w:tc>
      </w:tr>
      <w:tr w:rsidR="00C67979" w:rsidRPr="00BF08B6" w14:paraId="62006956" w14:textId="77777777" w:rsidTr="004F23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vMerge/>
            <w:tcBorders>
              <w:top w:val="single" w:sz="2" w:space="0" w:color="auto"/>
              <w:left w:val="single" w:sz="18" w:space="0" w:color="auto"/>
              <w:bottom w:val="single" w:sz="18" w:space="0" w:color="auto"/>
            </w:tcBorders>
          </w:tcPr>
          <w:p w14:paraId="586C26B2" w14:textId="77777777" w:rsidR="00C67979" w:rsidRPr="00BF08B6" w:rsidRDefault="00C67979" w:rsidP="004F23AD">
            <w:pPr>
              <w:keepNext w:val="0"/>
              <w:keepLines w:val="0"/>
              <w:widowControl w:val="0"/>
            </w:pPr>
          </w:p>
        </w:tc>
        <w:tc>
          <w:tcPr>
            <w:tcW w:w="1701" w:type="dxa"/>
            <w:tcBorders>
              <w:top w:val="single" w:sz="2" w:space="0" w:color="auto"/>
              <w:bottom w:val="single" w:sz="18" w:space="0" w:color="auto"/>
            </w:tcBorders>
          </w:tcPr>
          <w:p w14:paraId="48157133" w14:textId="77777777" w:rsidR="00C67979" w:rsidRPr="00BF08B6" w:rsidRDefault="00C67979" w:rsidP="004F23AD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1985" w:type="dxa"/>
            <w:tcBorders>
              <w:top w:val="single" w:sz="2" w:space="0" w:color="auto"/>
              <w:bottom w:val="single" w:sz="18" w:space="0" w:color="auto"/>
            </w:tcBorders>
          </w:tcPr>
          <w:p w14:paraId="79A49900" w14:textId="77777777" w:rsidR="00C67979" w:rsidRPr="00BF08B6" w:rsidRDefault="00C67979" w:rsidP="004F23A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URL-</w:t>
            </w:r>
            <w:r w:rsidRPr="007943A5">
              <w:t>Query-String</w:t>
            </w:r>
          </w:p>
        </w:tc>
        <w:tc>
          <w:tcPr>
            <w:tcW w:w="1276" w:type="dxa"/>
            <w:tcBorders>
              <w:top w:val="single" w:sz="2" w:space="0" w:color="auto"/>
              <w:bottom w:val="single" w:sz="18" w:space="0" w:color="auto"/>
            </w:tcBorders>
          </w:tcPr>
          <w:p w14:paraId="3A8E8F49" w14:textId="77777777" w:rsidR="00C67979" w:rsidRPr="00BF08B6" w:rsidRDefault="00C67979" w:rsidP="004F23AD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43A5">
              <w:t>Optional</w:t>
            </w:r>
          </w:p>
        </w:tc>
        <w:tc>
          <w:tcPr>
            <w:tcW w:w="3022" w:type="dxa"/>
            <w:tcBorders>
              <w:top w:val="single" w:sz="2" w:space="0" w:color="auto"/>
              <w:bottom w:val="single" w:sz="18" w:space="0" w:color="auto"/>
              <w:right w:val="single" w:sz="18" w:space="0" w:color="auto"/>
            </w:tcBorders>
          </w:tcPr>
          <w:p w14:paraId="0A1BA7C8" w14:textId="77777777" w:rsidR="00C67979" w:rsidRPr="00BF08B6" w:rsidRDefault="00C67979" w:rsidP="004F23AD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Eingabe der Hausnummer der gesuchten Adresse</w:t>
            </w:r>
          </w:p>
        </w:tc>
      </w:tr>
      <w:tr w:rsidR="00C67979" w:rsidRPr="00BF08B6" w14:paraId="41BBF582" w14:textId="77777777" w:rsidTr="004563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14:paraId="44D60599" w14:textId="77777777" w:rsidR="00C67979" w:rsidRPr="00BF08B6" w:rsidRDefault="00C67979" w:rsidP="004F23AD">
            <w:pPr>
              <w:keepNext w:val="0"/>
              <w:keepLines w:val="0"/>
              <w:widowControl w:val="0"/>
            </w:pPr>
            <w:r>
              <w:t>D</w:t>
            </w:r>
          </w:p>
        </w:tc>
        <w:tc>
          <w:tcPr>
            <w:tcW w:w="1701" w:type="dxa"/>
            <w:tcBorders>
              <w:top w:val="single" w:sz="18" w:space="0" w:color="auto"/>
              <w:bottom w:val="single" w:sz="18" w:space="0" w:color="auto"/>
            </w:tcBorders>
          </w:tcPr>
          <w:p w14:paraId="61A19400" w14:textId="77777777" w:rsidR="00C67979" w:rsidRPr="00BF08B6" w:rsidRDefault="00C67979" w:rsidP="004F23AD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GNSS</w:t>
            </w:r>
          </w:p>
        </w:tc>
        <w:tc>
          <w:tcPr>
            <w:tcW w:w="1985" w:type="dxa"/>
            <w:tcBorders>
              <w:top w:val="single" w:sz="18" w:space="0" w:color="auto"/>
              <w:bottom w:val="single" w:sz="18" w:space="0" w:color="auto"/>
            </w:tcBorders>
          </w:tcPr>
          <w:p w14:paraId="0EB7A08A" w14:textId="77777777" w:rsidR="00C67979" w:rsidRPr="00BF08B6" w:rsidRDefault="00C67979" w:rsidP="004F23A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URL-</w:t>
            </w:r>
            <w:r w:rsidRPr="007943A5">
              <w:t>Query-String</w:t>
            </w:r>
          </w:p>
        </w:tc>
        <w:tc>
          <w:tcPr>
            <w:tcW w:w="1276" w:type="dxa"/>
            <w:tcBorders>
              <w:top w:val="single" w:sz="18" w:space="0" w:color="auto"/>
              <w:bottom w:val="single" w:sz="18" w:space="0" w:color="auto"/>
            </w:tcBorders>
          </w:tcPr>
          <w:p w14:paraId="35968E1F" w14:textId="77777777" w:rsidR="00C67979" w:rsidRPr="00BF08B6" w:rsidRDefault="00C67979" w:rsidP="004F23AD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lang w:val="en-US"/>
              </w:rPr>
              <w:t>Zwingend</w:t>
            </w:r>
            <w:proofErr w:type="spellEnd"/>
          </w:p>
        </w:tc>
        <w:tc>
          <w:tcPr>
            <w:tcW w:w="3022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BD719BE" w14:textId="77777777" w:rsidR="00C67979" w:rsidRDefault="00C67979" w:rsidP="004F23AD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Eingabe der GNSS-Positionskoordinaten in WGS84.</w:t>
            </w:r>
          </w:p>
          <w:p w14:paraId="3603901A" w14:textId="77777777" w:rsidR="00C67979" w:rsidRPr="00BF08B6" w:rsidRDefault="00C67979" w:rsidP="004F23AD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Der Fangkreis beträgt 1 Meter.</w:t>
            </w:r>
          </w:p>
        </w:tc>
      </w:tr>
      <w:tr w:rsidR="004825A7" w:rsidRPr="00BF08B6" w14:paraId="5C236C4C" w14:textId="77777777" w:rsidTr="00456382">
        <w:trPr>
          <w:ins w:id="65" w:author="Claude Eisenhut" w:date="2025-07-25T15:1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14:paraId="20B6AC32" w14:textId="55FE84FD" w:rsidR="004825A7" w:rsidRDefault="004825A7" w:rsidP="004F23AD">
            <w:pPr>
              <w:widowControl w:val="0"/>
              <w:rPr>
                <w:ins w:id="66" w:author="Claude Eisenhut" w:date="2025-07-25T15:13:00Z"/>
              </w:rPr>
            </w:pPr>
            <w:ins w:id="67" w:author="Claude Eisenhut" w:date="2025-07-25T15:13:00Z">
              <w:r>
                <w:t>E</w:t>
              </w:r>
            </w:ins>
          </w:p>
        </w:tc>
        <w:tc>
          <w:tcPr>
            <w:tcW w:w="1701" w:type="dxa"/>
            <w:tcBorders>
              <w:top w:val="single" w:sz="18" w:space="0" w:color="auto"/>
              <w:bottom w:val="single" w:sz="18" w:space="0" w:color="auto"/>
            </w:tcBorders>
          </w:tcPr>
          <w:p w14:paraId="1AF8C58B" w14:textId="6494498F" w:rsidR="004825A7" w:rsidRDefault="004825A7" w:rsidP="004F23A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68" w:author="Claude Eisenhut" w:date="2025-07-25T15:13:00Z"/>
              </w:rPr>
            </w:pPr>
            <w:ins w:id="69" w:author="Claude Eisenhut" w:date="2025-07-25T15:13:00Z">
              <w:r>
                <w:t>EGID</w:t>
              </w:r>
            </w:ins>
          </w:p>
        </w:tc>
        <w:tc>
          <w:tcPr>
            <w:tcW w:w="1985" w:type="dxa"/>
            <w:tcBorders>
              <w:top w:val="single" w:sz="18" w:space="0" w:color="auto"/>
              <w:bottom w:val="single" w:sz="18" w:space="0" w:color="auto"/>
            </w:tcBorders>
          </w:tcPr>
          <w:p w14:paraId="54BF34FE" w14:textId="14C91A76" w:rsidR="004825A7" w:rsidRDefault="004825A7" w:rsidP="004F23A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70" w:author="Claude Eisenhut" w:date="2025-07-25T15:13:00Z"/>
              </w:rPr>
            </w:pPr>
            <w:ins w:id="71" w:author="Claude Eisenhut" w:date="2025-07-25T15:13:00Z">
              <w:r>
                <w:t>URL-Query-String</w:t>
              </w:r>
            </w:ins>
          </w:p>
        </w:tc>
        <w:tc>
          <w:tcPr>
            <w:tcW w:w="1276" w:type="dxa"/>
            <w:tcBorders>
              <w:top w:val="single" w:sz="18" w:space="0" w:color="auto"/>
              <w:bottom w:val="single" w:sz="18" w:space="0" w:color="auto"/>
            </w:tcBorders>
          </w:tcPr>
          <w:p w14:paraId="4660E9C3" w14:textId="60210C58" w:rsidR="004825A7" w:rsidRDefault="004825A7" w:rsidP="004F23A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72" w:author="Claude Eisenhut" w:date="2025-07-25T15:13:00Z"/>
                <w:lang w:val="en-US"/>
              </w:rPr>
            </w:pPr>
            <w:proofErr w:type="spellStart"/>
            <w:ins w:id="73" w:author="Claude Eisenhut" w:date="2025-07-25T15:13:00Z">
              <w:r>
                <w:rPr>
                  <w:lang w:val="en-US"/>
                </w:rPr>
                <w:t>Zwingend</w:t>
              </w:r>
              <w:proofErr w:type="spellEnd"/>
            </w:ins>
          </w:p>
        </w:tc>
        <w:tc>
          <w:tcPr>
            <w:tcW w:w="3022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EF4B07D" w14:textId="3C02497D" w:rsidR="004825A7" w:rsidRDefault="004825A7" w:rsidP="004F23A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74" w:author="Claude Eisenhut" w:date="2025-07-25T15:13:00Z"/>
              </w:rPr>
            </w:pPr>
            <w:ins w:id="75" w:author="Claude Eisenhut" w:date="2025-07-25T15:15:00Z">
              <w:r>
                <w:t xml:space="preserve">Eingabe des Eidg. </w:t>
              </w:r>
              <w:proofErr w:type="spellStart"/>
              <w:r>
                <w:t>Gebäudeidentifikators</w:t>
              </w:r>
              <w:proofErr w:type="spellEnd"/>
              <w:r>
                <w:t xml:space="preserve"> der gesuchten Adresse</w:t>
              </w:r>
            </w:ins>
          </w:p>
        </w:tc>
      </w:tr>
      <w:tr w:rsidR="00C67979" w:rsidRPr="00BF08B6" w14:paraId="3E663636" w14:textId="77777777" w:rsidTr="004563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tcBorders>
              <w:top w:val="single" w:sz="8" w:space="0" w:color="auto"/>
              <w:bottom w:val="single" w:sz="8" w:space="0" w:color="auto"/>
            </w:tcBorders>
          </w:tcPr>
          <w:p w14:paraId="3951E289" w14:textId="77777777" w:rsidR="00C67979" w:rsidRPr="00BF08B6" w:rsidRDefault="00C67979" w:rsidP="004F23AD">
            <w:pPr>
              <w:keepNext w:val="0"/>
              <w:keepLines w:val="0"/>
              <w:widowControl w:val="0"/>
            </w:pPr>
          </w:p>
        </w:tc>
        <w:tc>
          <w:tcPr>
            <w:tcW w:w="1701" w:type="dxa"/>
            <w:tcBorders>
              <w:top w:val="single" w:sz="8" w:space="0" w:color="auto"/>
              <w:bottom w:val="single" w:sz="8" w:space="0" w:color="auto"/>
            </w:tcBorders>
          </w:tcPr>
          <w:p w14:paraId="156C6A14" w14:textId="77777777" w:rsidR="00C67979" w:rsidRPr="00BF08B6" w:rsidRDefault="00C67979" w:rsidP="004F23AD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GEOMETRY</w:t>
            </w:r>
          </w:p>
        </w:tc>
        <w:tc>
          <w:tcPr>
            <w:tcW w:w="1985" w:type="dxa"/>
            <w:tcBorders>
              <w:top w:val="single" w:sz="8" w:space="0" w:color="auto"/>
              <w:bottom w:val="single" w:sz="8" w:space="0" w:color="auto"/>
            </w:tcBorders>
          </w:tcPr>
          <w:p w14:paraId="7B2E3F9A" w14:textId="77777777" w:rsidR="00C67979" w:rsidRPr="00BF08B6" w:rsidRDefault="00C67979" w:rsidP="004F23A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URL-</w:t>
            </w:r>
            <w:r w:rsidRPr="007943A5">
              <w:t>Query-String</w:t>
            </w:r>
          </w:p>
        </w:tc>
        <w:tc>
          <w:tcPr>
            <w:tcW w:w="1276" w:type="dxa"/>
            <w:tcBorders>
              <w:top w:val="single" w:sz="8" w:space="0" w:color="auto"/>
              <w:bottom w:val="single" w:sz="8" w:space="0" w:color="auto"/>
            </w:tcBorders>
          </w:tcPr>
          <w:p w14:paraId="384AFBF2" w14:textId="77777777" w:rsidR="00C67979" w:rsidRPr="00BF08B6" w:rsidRDefault="00C67979" w:rsidP="004F23AD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Optional</w:t>
            </w:r>
          </w:p>
        </w:tc>
        <w:tc>
          <w:tcPr>
            <w:tcW w:w="3022" w:type="dxa"/>
            <w:tcBorders>
              <w:top w:val="single" w:sz="8" w:space="0" w:color="auto"/>
              <w:bottom w:val="single" w:sz="8" w:space="0" w:color="auto"/>
            </w:tcBorders>
          </w:tcPr>
          <w:p w14:paraId="2FB03647" w14:textId="77777777" w:rsidR="00C67979" w:rsidRDefault="00C67979" w:rsidP="004F23AD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Wenn der Parameter «GEOMETRY» vorhanden ist und </w:t>
            </w:r>
            <w:proofErr w:type="spellStart"/>
            <w:r w:rsidRPr="007B0628">
              <w:rPr>
                <w:i/>
              </w:rPr>
              <w:t>true</w:t>
            </w:r>
            <w:proofErr w:type="spellEnd"/>
            <w:r>
              <w:t xml:space="preserve"> ist, enthalten die Antwortdaten die Geometrie.</w:t>
            </w:r>
          </w:p>
          <w:p w14:paraId="161F0096" w14:textId="77777777" w:rsidR="00C67979" w:rsidRPr="00BF08B6" w:rsidRDefault="00C67979" w:rsidP="004F23AD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Wenn der Parameter fehlt oder </w:t>
            </w:r>
            <w:proofErr w:type="spellStart"/>
            <w:r w:rsidRPr="007B0628">
              <w:rPr>
                <w:i/>
              </w:rPr>
              <w:t>false</w:t>
            </w:r>
            <w:proofErr w:type="spellEnd"/>
            <w:r>
              <w:t xml:space="preserve"> ist, enthalten die Antwortdaten keine Geometrie.</w:t>
            </w:r>
          </w:p>
        </w:tc>
      </w:tr>
    </w:tbl>
    <w:p w14:paraId="723A8689" w14:textId="77777777" w:rsidR="00C67979" w:rsidRDefault="00C67979" w:rsidP="00C67979">
      <w:pPr>
        <w:pStyle w:val="Titre3"/>
      </w:pPr>
      <w:bookmarkStart w:id="76" w:name="_Toc127974786"/>
      <w:r>
        <w:t>Rückgabe</w:t>
      </w:r>
      <w:bookmarkEnd w:id="76"/>
    </w:p>
    <w:p w14:paraId="4A483C91" w14:textId="6349C074" w:rsidR="00B4332A" w:rsidRDefault="00B4332A" w:rsidP="00B4332A">
      <w:r w:rsidRPr="00323673">
        <w:t>XML mit Liste der Grundstücke. Zu jedem Grundstück gehören mindestens EGRID, IDENTDN, NUMBER und TYPE.</w:t>
      </w:r>
    </w:p>
    <w:tbl>
      <w:tblPr>
        <w:tblStyle w:val="Standardtabelleswisstopo"/>
        <w:tblW w:w="0" w:type="auto"/>
        <w:tblLook w:val="04A0" w:firstRow="1" w:lastRow="0" w:firstColumn="1" w:lastColumn="0" w:noHBand="0" w:noVBand="1"/>
      </w:tblPr>
      <w:tblGrid>
        <w:gridCol w:w="2277"/>
        <w:gridCol w:w="6831"/>
      </w:tblGrid>
      <w:tr w:rsidR="00B4332A" w14:paraId="6C7DCD32" w14:textId="77777777" w:rsidTr="00F405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</w:tcPr>
          <w:p w14:paraId="504857D3" w14:textId="77777777" w:rsidR="00B4332A" w:rsidRDefault="00B4332A" w:rsidP="004F23AD">
            <w:r>
              <w:t>Rückgabe</w:t>
            </w:r>
          </w:p>
        </w:tc>
        <w:tc>
          <w:tcPr>
            <w:tcW w:w="6831" w:type="dxa"/>
          </w:tcPr>
          <w:p w14:paraId="025E08A1" w14:textId="77777777" w:rsidR="00B4332A" w:rsidRDefault="00B4332A" w:rsidP="004F23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Beschreibung</w:t>
            </w:r>
          </w:p>
        </w:tc>
      </w:tr>
      <w:tr w:rsidR="00B4332A" w14:paraId="2A15463B" w14:textId="77777777" w:rsidTr="008962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135E6A9" w14:textId="77777777" w:rsidR="00B4332A" w:rsidRPr="00E471C8" w:rsidRDefault="00B4332A" w:rsidP="004F23AD">
            <w:pPr>
              <w:keepNext w:val="0"/>
              <w:keepLines w:val="0"/>
              <w:widowControl w:val="0"/>
              <w:rPr>
                <w:b w:val="0"/>
              </w:rPr>
            </w:pPr>
            <w:r>
              <w:rPr>
                <w:b w:val="0"/>
              </w:rPr>
              <w:t>EGRID</w:t>
            </w:r>
          </w:p>
        </w:tc>
        <w:tc>
          <w:tcPr>
            <w:tcW w:w="68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14:paraId="7BDEB6BC" w14:textId="77777777" w:rsidR="00B4332A" w:rsidRDefault="00B4332A" w:rsidP="004F23AD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EGRID des Grundstücks zu der Örtlichkeit</w:t>
            </w:r>
          </w:p>
        </w:tc>
      </w:tr>
      <w:tr w:rsidR="00B4332A" w14:paraId="52DAA853" w14:textId="77777777" w:rsidTr="008962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D3409B2" w14:textId="77777777" w:rsidR="00B4332A" w:rsidRPr="00E471C8" w:rsidRDefault="00B4332A" w:rsidP="004F23AD">
            <w:pPr>
              <w:keepNext w:val="0"/>
              <w:keepLines w:val="0"/>
              <w:widowControl w:val="0"/>
              <w:rPr>
                <w:b w:val="0"/>
              </w:rPr>
            </w:pPr>
            <w:r>
              <w:rPr>
                <w:b w:val="0"/>
              </w:rPr>
              <w:t>IDENTDN</w:t>
            </w:r>
          </w:p>
        </w:tc>
        <w:tc>
          <w:tcPr>
            <w:tcW w:w="68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14:paraId="2064B75A" w14:textId="1F691994" w:rsidR="00B4332A" w:rsidRDefault="00B4332A" w:rsidP="004F23AD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NBIdent</w:t>
            </w:r>
            <w:proofErr w:type="spellEnd"/>
            <w:r>
              <w:t xml:space="preserve"> gemäss DM</w:t>
            </w:r>
            <w:r w:rsidR="00657D87">
              <w:t>AV Version 1</w:t>
            </w:r>
            <w:r>
              <w:t>.0</w:t>
            </w:r>
          </w:p>
        </w:tc>
      </w:tr>
      <w:tr w:rsidR="00B4332A" w14:paraId="721D0BC0" w14:textId="77777777" w:rsidTr="008962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9784D93" w14:textId="77777777" w:rsidR="00B4332A" w:rsidRPr="00E471C8" w:rsidRDefault="00B4332A" w:rsidP="004F23AD">
            <w:pPr>
              <w:keepNext w:val="0"/>
              <w:keepLines w:val="0"/>
              <w:widowControl w:val="0"/>
              <w:rPr>
                <w:b w:val="0"/>
              </w:rPr>
            </w:pPr>
            <w:r>
              <w:rPr>
                <w:b w:val="0"/>
              </w:rPr>
              <w:t>NUMBER</w:t>
            </w:r>
          </w:p>
        </w:tc>
        <w:tc>
          <w:tcPr>
            <w:tcW w:w="68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14:paraId="0744B694" w14:textId="1E070AC6" w:rsidR="00B4332A" w:rsidRDefault="00B4332A" w:rsidP="004F23AD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Grundstücknummer gemäss DM</w:t>
            </w:r>
            <w:r w:rsidR="00657D87">
              <w:t>AV Version 1</w:t>
            </w:r>
            <w:r>
              <w:t>.0</w:t>
            </w:r>
          </w:p>
        </w:tc>
      </w:tr>
      <w:tr w:rsidR="00B4332A" w14:paraId="270BD98C" w14:textId="77777777" w:rsidTr="008962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F58C999" w14:textId="77777777" w:rsidR="00B4332A" w:rsidRPr="00E471C8" w:rsidRDefault="00B4332A" w:rsidP="004F23AD">
            <w:pPr>
              <w:keepNext w:val="0"/>
              <w:keepLines w:val="0"/>
              <w:widowControl w:val="0"/>
              <w:rPr>
                <w:b w:val="0"/>
              </w:rPr>
            </w:pPr>
            <w:r>
              <w:rPr>
                <w:b w:val="0"/>
              </w:rPr>
              <w:t>TYPE</w:t>
            </w:r>
          </w:p>
        </w:tc>
        <w:tc>
          <w:tcPr>
            <w:tcW w:w="68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14:paraId="6C3ACE5E" w14:textId="77777777" w:rsidR="00B4332A" w:rsidRDefault="00B4332A" w:rsidP="004F23AD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Grundstücksart</w:t>
            </w:r>
          </w:p>
        </w:tc>
      </w:tr>
      <w:tr w:rsidR="00B4332A" w14:paraId="346A8677" w14:textId="77777777" w:rsidTr="008962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CA58AD5" w14:textId="77777777" w:rsidR="00B4332A" w:rsidRPr="00E471C8" w:rsidRDefault="00B4332A" w:rsidP="004F23AD">
            <w:pPr>
              <w:keepNext w:val="0"/>
              <w:keepLines w:val="0"/>
              <w:widowControl w:val="0"/>
              <w:rPr>
                <w:b w:val="0"/>
              </w:rPr>
            </w:pPr>
            <w:r>
              <w:rPr>
                <w:b w:val="0"/>
              </w:rPr>
              <w:t>LIMIT</w:t>
            </w:r>
          </w:p>
        </w:tc>
        <w:tc>
          <w:tcPr>
            <w:tcW w:w="68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14:paraId="45CBBEFB" w14:textId="77777777" w:rsidR="00B4332A" w:rsidRDefault="00B4332A" w:rsidP="004F23AD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Perimeter/Geometrie des Grundstücks</w:t>
            </w:r>
          </w:p>
        </w:tc>
      </w:tr>
    </w:tbl>
    <w:p w14:paraId="75B5508E" w14:textId="77777777" w:rsidR="00B4332A" w:rsidRDefault="00B4332A" w:rsidP="00B4332A">
      <w:pPr>
        <w:pStyle w:val="Titre3"/>
      </w:pPr>
      <w:bookmarkStart w:id="77" w:name="_Toc127974787"/>
      <w:proofErr w:type="spellStart"/>
      <w:r>
        <w:t>StatusCodes</w:t>
      </w:r>
      <w:proofErr w:type="spellEnd"/>
      <w:r>
        <w:t xml:space="preserve"> und Fehler</w:t>
      </w:r>
      <w:bookmarkEnd w:id="77"/>
    </w:p>
    <w:tbl>
      <w:tblPr>
        <w:tblStyle w:val="Standardtabelleswisstopo"/>
        <w:tblW w:w="0" w:type="auto"/>
        <w:tblLook w:val="04A0" w:firstRow="1" w:lastRow="0" w:firstColumn="1" w:lastColumn="0" w:noHBand="0" w:noVBand="1"/>
      </w:tblPr>
      <w:tblGrid>
        <w:gridCol w:w="2277"/>
        <w:gridCol w:w="6831"/>
      </w:tblGrid>
      <w:tr w:rsidR="00B4332A" w14:paraId="3A7EAAF6" w14:textId="77777777" w:rsidTr="008962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</w:tcPr>
          <w:p w14:paraId="47E042CF" w14:textId="77777777" w:rsidR="00B4332A" w:rsidRDefault="00B4332A" w:rsidP="004F23AD">
            <w:r>
              <w:t>http Status Code</w:t>
            </w:r>
          </w:p>
        </w:tc>
        <w:tc>
          <w:tcPr>
            <w:tcW w:w="6831" w:type="dxa"/>
          </w:tcPr>
          <w:p w14:paraId="016FD658" w14:textId="77777777" w:rsidR="00B4332A" w:rsidRDefault="00B4332A" w:rsidP="004F23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Bedeutung</w:t>
            </w:r>
          </w:p>
        </w:tc>
      </w:tr>
      <w:tr w:rsidR="00B4332A" w14:paraId="765108CA" w14:textId="77777777" w:rsidTr="008962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  <w:tcBorders>
              <w:top w:val="single" w:sz="8" w:space="0" w:color="auto"/>
              <w:bottom w:val="single" w:sz="8" w:space="0" w:color="auto"/>
            </w:tcBorders>
          </w:tcPr>
          <w:p w14:paraId="287173AA" w14:textId="77777777" w:rsidR="00B4332A" w:rsidRPr="00E471C8" w:rsidRDefault="00B4332A" w:rsidP="004F23AD">
            <w:pPr>
              <w:keepNext w:val="0"/>
              <w:keepLines w:val="0"/>
              <w:widowControl w:val="0"/>
              <w:rPr>
                <w:b w:val="0"/>
              </w:rPr>
            </w:pPr>
            <w:r>
              <w:rPr>
                <w:b w:val="0"/>
              </w:rPr>
              <w:t>200</w:t>
            </w:r>
          </w:p>
        </w:tc>
        <w:tc>
          <w:tcPr>
            <w:tcW w:w="6831" w:type="dxa"/>
            <w:tcBorders>
              <w:top w:val="single" w:sz="8" w:space="0" w:color="auto"/>
              <w:bottom w:val="single" w:sz="8" w:space="0" w:color="auto"/>
            </w:tcBorders>
          </w:tcPr>
          <w:p w14:paraId="236F0CF6" w14:textId="77777777" w:rsidR="00B4332A" w:rsidRDefault="00B4332A" w:rsidP="004F23AD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OK, Antwort konnte erstellt werden</w:t>
            </w:r>
          </w:p>
        </w:tc>
      </w:tr>
      <w:tr w:rsidR="00B4332A" w14:paraId="03065753" w14:textId="77777777" w:rsidTr="008962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  <w:tcBorders>
              <w:top w:val="single" w:sz="8" w:space="0" w:color="auto"/>
              <w:bottom w:val="single" w:sz="8" w:space="0" w:color="auto"/>
            </w:tcBorders>
          </w:tcPr>
          <w:p w14:paraId="1DCB1BE8" w14:textId="77777777" w:rsidR="00B4332A" w:rsidRPr="00E471C8" w:rsidRDefault="00B4332A" w:rsidP="004F23AD">
            <w:pPr>
              <w:keepNext w:val="0"/>
              <w:keepLines w:val="0"/>
              <w:widowControl w:val="0"/>
              <w:rPr>
                <w:b w:val="0"/>
              </w:rPr>
            </w:pPr>
            <w:r>
              <w:rPr>
                <w:b w:val="0"/>
              </w:rPr>
              <w:lastRenderedPageBreak/>
              <w:t>204</w:t>
            </w:r>
          </w:p>
        </w:tc>
        <w:tc>
          <w:tcPr>
            <w:tcW w:w="6831" w:type="dxa"/>
            <w:tcBorders>
              <w:top w:val="single" w:sz="8" w:space="0" w:color="auto"/>
              <w:bottom w:val="single" w:sz="8" w:space="0" w:color="auto"/>
            </w:tcBorders>
          </w:tcPr>
          <w:p w14:paraId="13FA43C3" w14:textId="77777777" w:rsidR="00B4332A" w:rsidRDefault="00B4332A" w:rsidP="004F23AD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Kein Grundstück gefunden</w:t>
            </w:r>
          </w:p>
        </w:tc>
      </w:tr>
      <w:tr w:rsidR="00B4332A" w14:paraId="023E9154" w14:textId="77777777" w:rsidTr="008962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  <w:tcBorders>
              <w:top w:val="single" w:sz="8" w:space="0" w:color="auto"/>
              <w:bottom w:val="single" w:sz="8" w:space="0" w:color="auto"/>
            </w:tcBorders>
          </w:tcPr>
          <w:p w14:paraId="2550C992" w14:textId="77777777" w:rsidR="00B4332A" w:rsidRPr="00E471C8" w:rsidRDefault="00B4332A" w:rsidP="004F23AD">
            <w:pPr>
              <w:keepNext w:val="0"/>
              <w:keepLines w:val="0"/>
              <w:widowControl w:val="0"/>
              <w:rPr>
                <w:b w:val="0"/>
              </w:rPr>
            </w:pPr>
            <w:r>
              <w:rPr>
                <w:b w:val="0"/>
              </w:rPr>
              <w:t>500</w:t>
            </w:r>
          </w:p>
        </w:tc>
        <w:tc>
          <w:tcPr>
            <w:tcW w:w="6831" w:type="dxa"/>
            <w:tcBorders>
              <w:top w:val="single" w:sz="8" w:space="0" w:color="auto"/>
              <w:bottom w:val="single" w:sz="8" w:space="0" w:color="auto"/>
            </w:tcBorders>
          </w:tcPr>
          <w:p w14:paraId="2751A548" w14:textId="77777777" w:rsidR="00B4332A" w:rsidRDefault="00B4332A" w:rsidP="004F23AD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Anderer Fehler</w:t>
            </w:r>
          </w:p>
        </w:tc>
      </w:tr>
    </w:tbl>
    <w:p w14:paraId="3559F2A6" w14:textId="77777777" w:rsidR="00804EF5" w:rsidRDefault="00804EF5" w:rsidP="0072717E">
      <w:pPr>
        <w:pStyle w:val="Style1"/>
        <w:pPrChange w:id="78" w:author="Rey Isabelle swisstopo [3]" w:date="2025-07-29T07:43:00Z" w16du:dateUtc="2025-07-29T05:43:00Z">
          <w:pPr>
            <w:pStyle w:val="Titre2"/>
          </w:pPr>
        </w:pPrChange>
      </w:pPr>
      <w:bookmarkStart w:id="79" w:name="_Toc127974788"/>
      <w:proofErr w:type="spellStart"/>
      <w:proofErr w:type="gramStart"/>
      <w:r>
        <w:t>GetExtractById</w:t>
      </w:r>
      <w:proofErr w:type="spellEnd"/>
      <w:r>
        <w:t>(</w:t>
      </w:r>
      <w:proofErr w:type="gramEnd"/>
      <w:r>
        <w:t>)</w:t>
      </w:r>
      <w:bookmarkEnd w:id="79"/>
    </w:p>
    <w:p w14:paraId="56BE8773" w14:textId="77777777" w:rsidR="00804EF5" w:rsidRDefault="00804EF5" w:rsidP="00804EF5">
      <w:r w:rsidRPr="00323673">
        <w:t>Diese Funktion dient dazu, einen Auszug zu einem Grundstück zu beziehen.</w:t>
      </w:r>
    </w:p>
    <w:p w14:paraId="665F19A5" w14:textId="457002BF" w:rsidR="00C67979" w:rsidRPr="00C67979" w:rsidRDefault="00804EF5" w:rsidP="00804EF5">
      <w:r w:rsidRPr="00323673">
        <w:t xml:space="preserve">Das Grundstück kann via EGRID oder </w:t>
      </w:r>
      <w:proofErr w:type="spellStart"/>
      <w:r w:rsidRPr="00323673">
        <w:t>NBIdent+Grundstücknummer</w:t>
      </w:r>
      <w:proofErr w:type="spellEnd"/>
      <w:r w:rsidRPr="00323673">
        <w:t xml:space="preserve"> gemäss DM</w:t>
      </w:r>
      <w:del w:id="80" w:author="Claude Eisenhut" w:date="2025-07-25T15:16:00Z">
        <w:r w:rsidRPr="00323673" w:rsidDel="004825A7">
          <w:delText>.01</w:delText>
        </w:r>
      </w:del>
      <w:ins w:id="81" w:author="Claude Eisenhut" w:date="2025-07-25T15:16:00Z">
        <w:r w:rsidR="004825A7">
          <w:t>AV</w:t>
        </w:r>
      </w:ins>
      <w:r w:rsidRPr="00323673">
        <w:t xml:space="preserve"> identifiziert werden. Ist der EGRID dem Anfragenden nicht bekannt, kann dieser via </w:t>
      </w:r>
      <w:proofErr w:type="spellStart"/>
      <w:r w:rsidRPr="00323673">
        <w:t>GetEGRID</w:t>
      </w:r>
      <w:proofErr w:type="spellEnd"/>
      <w:r w:rsidRPr="00323673">
        <w:t>() ermittelt werden.</w:t>
      </w:r>
    </w:p>
    <w:p w14:paraId="6967CB18" w14:textId="77777777" w:rsidR="00804EF5" w:rsidRDefault="00804EF5" w:rsidP="00804EF5">
      <w:pPr>
        <w:pStyle w:val="Titre3"/>
      </w:pPr>
      <w:bookmarkStart w:id="82" w:name="_Toc127974789"/>
      <w:r>
        <w:t>Beispiele</w:t>
      </w:r>
      <w:bookmarkEnd w:id="82"/>
    </w:p>
    <w:p w14:paraId="4DE75719" w14:textId="77777777" w:rsidR="00804EF5" w:rsidRDefault="00804EF5" w:rsidP="00804EF5">
      <w:r>
        <w:t>https://example.com/av/extract/xml/?EGRID=CH887722167773</w:t>
      </w:r>
    </w:p>
    <w:p w14:paraId="3F052BD4" w14:textId="77777777" w:rsidR="00804EF5" w:rsidRPr="00804EF5" w:rsidRDefault="00804EF5" w:rsidP="00804EF5">
      <w:r w:rsidRPr="00804EF5">
        <w:t>https://example.com/av/extract/xml/?</w:t>
      </w:r>
      <w:r>
        <w:t>GEOMETRY=true&amp;EGRID=CH887722167773</w:t>
      </w:r>
    </w:p>
    <w:p w14:paraId="123D32CE" w14:textId="180D4E55" w:rsidR="00492A26" w:rsidRPr="0072717E" w:rsidRDefault="00492A26" w:rsidP="00492A26">
      <w:pPr>
        <w:rPr>
          <w:lang w:val="en-GB"/>
          <w:rPrChange w:id="83" w:author="Rey Isabelle swisstopo [3]" w:date="2025-07-29T07:42:00Z" w16du:dateUtc="2025-07-29T05:42:00Z">
            <w:rPr/>
          </w:rPrChange>
        </w:rPr>
      </w:pPr>
      <w:r w:rsidRPr="00804EF5">
        <w:t>https://example.com/av/extract/xml/?</w:t>
      </w:r>
      <w:del w:id="84" w:author="Rey Isabelle swisstopo [3]" w:date="2025-07-29T07:41:00Z" w16du:dateUtc="2025-07-29T05:41:00Z">
        <w:r w:rsidDel="002769F8">
          <w:delText>STATE</w:delText>
        </w:r>
      </w:del>
      <w:ins w:id="85" w:author="Rey Isabelle swisstopo [3]" w:date="2025-07-29T07:41:00Z" w16du:dateUtc="2025-07-29T05:41:00Z">
        <w:r w:rsidR="002769F8" w:rsidRPr="0072717E">
          <w:rPr>
            <w:lang w:val="en-GB"/>
            <w:rPrChange w:id="86" w:author="Rey Isabelle swisstopo [3]" w:date="2025-07-29T07:42:00Z" w16du:dateUtc="2025-07-29T05:42:00Z">
              <w:rPr/>
            </w:rPrChange>
          </w:rPr>
          <w:t>PROVISIONAL</w:t>
        </w:r>
      </w:ins>
      <w:r w:rsidRPr="0072717E">
        <w:rPr>
          <w:lang w:val="en-GB"/>
          <w:rPrChange w:id="87" w:author="Rey Isabelle swisstopo [3]" w:date="2025-07-29T07:42:00Z" w16du:dateUtc="2025-07-29T05:42:00Z">
            <w:rPr/>
          </w:rPrChange>
        </w:rPr>
        <w:t>=</w:t>
      </w:r>
      <w:proofErr w:type="spellStart"/>
      <w:r w:rsidRPr="0072717E">
        <w:rPr>
          <w:lang w:val="en-GB"/>
          <w:rPrChange w:id="88" w:author="Rey Isabelle swisstopo [3]" w:date="2025-07-29T07:42:00Z" w16du:dateUtc="2025-07-29T05:42:00Z">
            <w:rPr/>
          </w:rPrChange>
        </w:rPr>
        <w:t>true&amp;MAP</w:t>
      </w:r>
      <w:proofErr w:type="spellEnd"/>
      <w:r w:rsidRPr="0072717E">
        <w:rPr>
          <w:lang w:val="en-GB"/>
          <w:rPrChange w:id="89" w:author="Rey Isabelle swisstopo [3]" w:date="2025-07-29T07:42:00Z" w16du:dateUtc="2025-07-29T05:42:00Z">
            <w:rPr/>
          </w:rPrChange>
        </w:rPr>
        <w:t>=</w:t>
      </w:r>
      <w:proofErr w:type="spellStart"/>
      <w:r w:rsidRPr="0072717E">
        <w:rPr>
          <w:lang w:val="en-GB"/>
          <w:rPrChange w:id="90" w:author="Rey Isabelle swisstopo [3]" w:date="2025-07-29T07:42:00Z" w16du:dateUtc="2025-07-29T05:42:00Z">
            <w:rPr/>
          </w:rPrChange>
        </w:rPr>
        <w:t>true&amp;EGRID</w:t>
      </w:r>
      <w:proofErr w:type="spellEnd"/>
      <w:r w:rsidRPr="0072717E">
        <w:rPr>
          <w:lang w:val="en-GB"/>
          <w:rPrChange w:id="91" w:author="Rey Isabelle swisstopo [3]" w:date="2025-07-29T07:42:00Z" w16du:dateUtc="2025-07-29T05:42:00Z">
            <w:rPr/>
          </w:rPrChange>
        </w:rPr>
        <w:t>=CH887722167773</w:t>
      </w:r>
    </w:p>
    <w:p w14:paraId="446F4460" w14:textId="13F80141" w:rsidR="00804EF5" w:rsidRPr="00804EF5" w:rsidRDefault="00804EF5" w:rsidP="00804EF5">
      <w:r w:rsidRPr="00804EF5">
        <w:t>https://example.com/av/extract/xml/?</w:t>
      </w:r>
      <w:r w:rsidR="00FB2CDF">
        <w:t>IDENTDN=BE0200000332&amp;NUMBER=100</w:t>
      </w:r>
    </w:p>
    <w:p w14:paraId="7B9EE0FA" w14:textId="77777777" w:rsidR="00804EF5" w:rsidRDefault="00804EF5" w:rsidP="00804EF5">
      <w:pPr>
        <w:pStyle w:val="Titre3"/>
      </w:pPr>
      <w:bookmarkStart w:id="92" w:name="_Toc127974790"/>
      <w:r>
        <w:t>Syntax</w:t>
      </w:r>
      <w:bookmarkEnd w:id="92"/>
    </w:p>
    <w:p w14:paraId="1929C950" w14:textId="4A45DC9C" w:rsidR="00804EF5" w:rsidRPr="003B3C95" w:rsidRDefault="00804EF5" w:rsidP="00804EF5">
      <w:pPr>
        <w:rPr>
          <w:rStyle w:val="Code"/>
        </w:rPr>
      </w:pPr>
      <w:r w:rsidRPr="003B3C95">
        <w:rPr>
          <w:rStyle w:val="Code"/>
        </w:rPr>
        <w:t>${baseurl}/extract/${FORMAT}</w:t>
      </w:r>
      <w:proofErr w:type="gramStart"/>
      <w:r w:rsidRPr="003B3C95">
        <w:rPr>
          <w:rStyle w:val="Code"/>
        </w:rPr>
        <w:t>/?[</w:t>
      </w:r>
      <w:proofErr w:type="gramEnd"/>
      <w:r w:rsidRPr="003B3C95">
        <w:rPr>
          <w:rStyle w:val="Code"/>
        </w:rPr>
        <w:t>GEOMETRY=${GEOMETRY}</w:t>
      </w:r>
      <w:proofErr w:type="gramStart"/>
      <w:r w:rsidRPr="003B3C95">
        <w:rPr>
          <w:rStyle w:val="Code"/>
        </w:rPr>
        <w:t>&amp;]EGRID</w:t>
      </w:r>
      <w:proofErr w:type="gramEnd"/>
      <w:r w:rsidRPr="003B3C95">
        <w:rPr>
          <w:rStyle w:val="Code"/>
        </w:rPr>
        <w:t>=${EGRID}]</w:t>
      </w:r>
      <w:r w:rsidR="00B41363" w:rsidRPr="003B3C95">
        <w:rPr>
          <w:rStyle w:val="Code"/>
        </w:rPr>
        <w:br/>
      </w:r>
      <w:r w:rsidRPr="003B3C95">
        <w:rPr>
          <w:rStyle w:val="Code"/>
        </w:rPr>
        <w:t>[&amp;LANG=${LANG</w:t>
      </w:r>
      <w:proofErr w:type="gramStart"/>
      <w:r w:rsidRPr="003B3C95">
        <w:rPr>
          <w:rStyle w:val="Code"/>
        </w:rPr>
        <w:t>}][</w:t>
      </w:r>
      <w:proofErr w:type="gramEnd"/>
      <w:r w:rsidRPr="003B3C95">
        <w:rPr>
          <w:rStyle w:val="Code"/>
        </w:rPr>
        <w:t>&amp;WITHIMAGES={WITHIMAGES</w:t>
      </w:r>
      <w:proofErr w:type="gramStart"/>
      <w:r w:rsidRPr="003B3C95">
        <w:rPr>
          <w:rStyle w:val="Code"/>
        </w:rPr>
        <w:t>}]</w:t>
      </w:r>
      <w:ins w:id="93" w:author="Claude Eisenhut" w:date="2025-07-25T15:17:00Z">
        <w:r w:rsidR="00255498">
          <w:rPr>
            <w:rStyle w:val="Code"/>
          </w:rPr>
          <w:t>[</w:t>
        </w:r>
        <w:proofErr w:type="gramEnd"/>
        <w:r w:rsidR="00255498">
          <w:rPr>
            <w:rStyle w:val="Code"/>
          </w:rPr>
          <w:t>&amp;WITHOWNER</w:t>
        </w:r>
        <w:r w:rsidR="00255498" w:rsidRPr="003B3C95">
          <w:rPr>
            <w:rStyle w:val="Code"/>
          </w:rPr>
          <w:t>={WITH</w:t>
        </w:r>
        <w:r w:rsidR="00255498">
          <w:rPr>
            <w:rStyle w:val="Code"/>
          </w:rPr>
          <w:t>OWNER</w:t>
        </w:r>
        <w:r w:rsidR="00255498" w:rsidRPr="003B3C95">
          <w:rPr>
            <w:rStyle w:val="Code"/>
          </w:rPr>
          <w:t>}]</w:t>
        </w:r>
      </w:ins>
    </w:p>
    <w:p w14:paraId="731CCA84" w14:textId="3BB12F51" w:rsidR="00804EF5" w:rsidRPr="00E34F0C" w:rsidRDefault="00804EF5" w:rsidP="00804EF5">
      <w:pPr>
        <w:rPr>
          <w:rStyle w:val="Code"/>
        </w:rPr>
      </w:pPr>
      <w:r w:rsidRPr="003B3C95">
        <w:rPr>
          <w:rStyle w:val="Code"/>
        </w:rPr>
        <w:t>${baseurl}/extract/${FORMAT}</w:t>
      </w:r>
      <w:proofErr w:type="gramStart"/>
      <w:r w:rsidRPr="003B3C95">
        <w:rPr>
          <w:rStyle w:val="Code"/>
        </w:rPr>
        <w:t>/?[</w:t>
      </w:r>
      <w:proofErr w:type="gramEnd"/>
      <w:r w:rsidRPr="003B3C95">
        <w:rPr>
          <w:rStyle w:val="Code"/>
        </w:rPr>
        <w:t>GEOMETRY=${GEOMETRY}</w:t>
      </w:r>
      <w:proofErr w:type="gramStart"/>
      <w:r w:rsidRPr="003B3C95">
        <w:rPr>
          <w:rStyle w:val="Code"/>
        </w:rPr>
        <w:t>&amp;]IDENTDN</w:t>
      </w:r>
      <w:proofErr w:type="gramEnd"/>
      <w:r w:rsidRPr="003B3C95">
        <w:rPr>
          <w:rStyle w:val="Code"/>
        </w:rPr>
        <w:t>=${IDENTDN}&amp;</w:t>
      </w:r>
      <w:r w:rsidRPr="003B3C95">
        <w:rPr>
          <w:rStyle w:val="Code"/>
        </w:rPr>
        <w:br/>
        <w:t>NUMBER=${NUMBER</w:t>
      </w:r>
      <w:proofErr w:type="gramStart"/>
      <w:r w:rsidRPr="003B3C95">
        <w:rPr>
          <w:rStyle w:val="Code"/>
        </w:rPr>
        <w:t>}][</w:t>
      </w:r>
      <w:proofErr w:type="gramEnd"/>
      <w:r w:rsidRPr="003B3C95">
        <w:rPr>
          <w:rStyle w:val="Code"/>
        </w:rPr>
        <w:t>&amp;LANG=${LANG</w:t>
      </w:r>
      <w:proofErr w:type="gramStart"/>
      <w:r w:rsidRPr="003B3C95">
        <w:rPr>
          <w:rStyle w:val="Code"/>
        </w:rPr>
        <w:t>}][</w:t>
      </w:r>
      <w:proofErr w:type="gramEnd"/>
      <w:r w:rsidRPr="003B3C95">
        <w:rPr>
          <w:rStyle w:val="Code"/>
        </w:rPr>
        <w:t>&amp;WITHIMAGES={WITHIMAGES</w:t>
      </w:r>
      <w:proofErr w:type="gramStart"/>
      <w:r w:rsidRPr="003B3C95">
        <w:rPr>
          <w:rStyle w:val="Code"/>
        </w:rPr>
        <w:t>}]</w:t>
      </w:r>
      <w:ins w:id="94" w:author="Claude Eisenhut" w:date="2025-07-25T15:18:00Z">
        <w:r w:rsidR="00255498">
          <w:rPr>
            <w:rStyle w:val="Code"/>
          </w:rPr>
          <w:t>[</w:t>
        </w:r>
        <w:proofErr w:type="gramEnd"/>
        <w:r w:rsidR="00255498">
          <w:rPr>
            <w:rStyle w:val="Code"/>
          </w:rPr>
          <w:t>&amp;WITHOWNER</w:t>
        </w:r>
        <w:r w:rsidR="00255498" w:rsidRPr="003B3C95">
          <w:rPr>
            <w:rStyle w:val="Code"/>
          </w:rPr>
          <w:t>={WITH</w:t>
        </w:r>
        <w:r w:rsidR="00255498">
          <w:rPr>
            <w:rStyle w:val="Code"/>
          </w:rPr>
          <w:t>OWNER</w:t>
        </w:r>
        <w:r w:rsidR="00255498" w:rsidRPr="003B3C95">
          <w:rPr>
            <w:rStyle w:val="Code"/>
          </w:rPr>
          <w:t>}]</w:t>
        </w:r>
      </w:ins>
    </w:p>
    <w:p w14:paraId="32921C98" w14:textId="77777777" w:rsidR="00804EF5" w:rsidRDefault="00804EF5" w:rsidP="00804EF5">
      <w:pPr>
        <w:spacing w:before="240"/>
      </w:pPr>
      <w:r w:rsidRPr="007943A5">
        <w:t>HTTP Methode: GET</w:t>
      </w:r>
    </w:p>
    <w:p w14:paraId="2A5FC9C3" w14:textId="77777777" w:rsidR="00804EF5" w:rsidRDefault="00804EF5" w:rsidP="00804EF5">
      <w:pPr>
        <w:pStyle w:val="Titre3"/>
      </w:pPr>
      <w:bookmarkStart w:id="95" w:name="_Toc127974791"/>
      <w:r>
        <w:t>Aufruf-Parameter</w:t>
      </w:r>
      <w:bookmarkEnd w:id="95"/>
    </w:p>
    <w:tbl>
      <w:tblPr>
        <w:tblStyle w:val="Standardtabelleswisstopo"/>
        <w:tblW w:w="0" w:type="auto"/>
        <w:tblLook w:val="04A0" w:firstRow="1" w:lastRow="0" w:firstColumn="1" w:lastColumn="0" w:noHBand="0" w:noVBand="1"/>
      </w:tblPr>
      <w:tblGrid>
        <w:gridCol w:w="1094"/>
        <w:gridCol w:w="2217"/>
        <w:gridCol w:w="1706"/>
        <w:gridCol w:w="1150"/>
        <w:gridCol w:w="3177"/>
        <w:tblGridChange w:id="96">
          <w:tblGrid>
            <w:gridCol w:w="1094"/>
            <w:gridCol w:w="28"/>
            <w:gridCol w:w="1699"/>
            <w:gridCol w:w="490"/>
            <w:gridCol w:w="1490"/>
            <w:gridCol w:w="216"/>
            <w:gridCol w:w="934"/>
            <w:gridCol w:w="216"/>
            <w:gridCol w:w="2941"/>
            <w:gridCol w:w="236"/>
          </w:tblGrid>
        </w:tblGridChange>
      </w:tblGrid>
      <w:tr w:rsidR="00804EF5" w:rsidRPr="00BF08B6" w14:paraId="7B0437E9" w14:textId="77777777" w:rsidTr="004F23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2" w:type="dxa"/>
            <w:tcBorders>
              <w:bottom w:val="single" w:sz="18" w:space="0" w:color="auto"/>
            </w:tcBorders>
          </w:tcPr>
          <w:p w14:paraId="37CC0FD0" w14:textId="77777777" w:rsidR="00804EF5" w:rsidRDefault="00804EF5" w:rsidP="004F23AD">
            <w:r>
              <w:t>Variante</w:t>
            </w:r>
          </w:p>
        </w:tc>
        <w:tc>
          <w:tcPr>
            <w:tcW w:w="1699" w:type="dxa"/>
            <w:tcBorders>
              <w:bottom w:val="single" w:sz="18" w:space="0" w:color="auto"/>
            </w:tcBorders>
          </w:tcPr>
          <w:p w14:paraId="2A876D77" w14:textId="77777777" w:rsidR="00804EF5" w:rsidRDefault="00804EF5" w:rsidP="004F23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Name</w:t>
            </w:r>
          </w:p>
        </w:tc>
        <w:tc>
          <w:tcPr>
            <w:tcW w:w="1980" w:type="dxa"/>
            <w:tcBorders>
              <w:bottom w:val="single" w:sz="18" w:space="0" w:color="auto"/>
            </w:tcBorders>
          </w:tcPr>
          <w:p w14:paraId="287F2BF9" w14:textId="77777777" w:rsidR="00804EF5" w:rsidRPr="00BF08B6" w:rsidRDefault="00804EF5" w:rsidP="004F23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Typ</w:t>
            </w:r>
            <w:proofErr w:type="spellEnd"/>
          </w:p>
        </w:tc>
        <w:tc>
          <w:tcPr>
            <w:tcW w:w="1150" w:type="dxa"/>
            <w:tcBorders>
              <w:bottom w:val="single" w:sz="18" w:space="0" w:color="auto"/>
            </w:tcBorders>
          </w:tcPr>
          <w:p w14:paraId="31C6BCB6" w14:textId="77777777" w:rsidR="00804EF5" w:rsidRPr="00BF08B6" w:rsidRDefault="00804EF5" w:rsidP="004F23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Optional / </w:t>
            </w:r>
            <w:proofErr w:type="spellStart"/>
            <w:r>
              <w:rPr>
                <w:lang w:val="en-US"/>
              </w:rPr>
              <w:t>Zwingend</w:t>
            </w:r>
            <w:proofErr w:type="spellEnd"/>
          </w:p>
        </w:tc>
        <w:tc>
          <w:tcPr>
            <w:tcW w:w="3157" w:type="dxa"/>
            <w:tcBorders>
              <w:bottom w:val="single" w:sz="18" w:space="0" w:color="auto"/>
            </w:tcBorders>
          </w:tcPr>
          <w:p w14:paraId="30425002" w14:textId="77777777" w:rsidR="00804EF5" w:rsidRPr="00BF08B6" w:rsidRDefault="00804EF5" w:rsidP="004F23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Beschreibung</w:t>
            </w:r>
            <w:proofErr w:type="spellEnd"/>
          </w:p>
        </w:tc>
      </w:tr>
      <w:tr w:rsidR="00804EF5" w:rsidRPr="00BF08B6" w14:paraId="2BA8FF64" w14:textId="77777777" w:rsidTr="004665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14:paraId="6BE1E804" w14:textId="77777777" w:rsidR="00804EF5" w:rsidRPr="00BF08B6" w:rsidRDefault="00804EF5" w:rsidP="004F23AD">
            <w:pPr>
              <w:keepNext w:val="0"/>
              <w:keepLines w:val="0"/>
              <w:widowControl w:val="0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1699" w:type="dxa"/>
            <w:tcBorders>
              <w:top w:val="single" w:sz="18" w:space="0" w:color="auto"/>
              <w:bottom w:val="single" w:sz="18" w:space="0" w:color="auto"/>
            </w:tcBorders>
          </w:tcPr>
          <w:p w14:paraId="548EE3C1" w14:textId="77777777" w:rsidR="00804EF5" w:rsidRPr="00BF08B6" w:rsidRDefault="00804EF5" w:rsidP="004F23AD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EGRID</w:t>
            </w:r>
          </w:p>
        </w:tc>
        <w:tc>
          <w:tcPr>
            <w:tcW w:w="1980" w:type="dxa"/>
            <w:tcBorders>
              <w:top w:val="single" w:sz="18" w:space="0" w:color="auto"/>
              <w:bottom w:val="single" w:sz="18" w:space="0" w:color="auto"/>
            </w:tcBorders>
          </w:tcPr>
          <w:p w14:paraId="08C43829" w14:textId="77777777" w:rsidR="00804EF5" w:rsidRPr="00BF08B6" w:rsidRDefault="00804EF5" w:rsidP="004F23A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URL-Query-String</w:t>
            </w:r>
          </w:p>
        </w:tc>
        <w:tc>
          <w:tcPr>
            <w:tcW w:w="1150" w:type="dxa"/>
            <w:tcBorders>
              <w:top w:val="single" w:sz="18" w:space="0" w:color="auto"/>
              <w:bottom w:val="single" w:sz="18" w:space="0" w:color="auto"/>
            </w:tcBorders>
          </w:tcPr>
          <w:p w14:paraId="6AAB3696" w14:textId="77777777" w:rsidR="00804EF5" w:rsidRPr="00BF08B6" w:rsidRDefault="00804EF5" w:rsidP="004F23AD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Zwingend</w:t>
            </w:r>
            <w:proofErr w:type="spellEnd"/>
          </w:p>
        </w:tc>
        <w:tc>
          <w:tcPr>
            <w:tcW w:w="3157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55A1373" w14:textId="77777777" w:rsidR="00804EF5" w:rsidRPr="00BF08B6" w:rsidRDefault="00804EF5" w:rsidP="004F23AD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Der EGRID des Grundstücks zu dem ein Auszug geliefert werden soll.</w:t>
            </w:r>
          </w:p>
        </w:tc>
      </w:tr>
      <w:tr w:rsidR="00804EF5" w:rsidRPr="00BF08B6" w14:paraId="2CA9D977" w14:textId="77777777" w:rsidTr="004665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2" w:space="0" w:color="auto"/>
            </w:tcBorders>
          </w:tcPr>
          <w:p w14:paraId="0D5A664A" w14:textId="77777777" w:rsidR="00804EF5" w:rsidRPr="00BF08B6" w:rsidRDefault="00804EF5" w:rsidP="004F23AD">
            <w:pPr>
              <w:keepNext w:val="0"/>
              <w:keepLines w:val="0"/>
              <w:widowControl w:val="0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1699" w:type="dxa"/>
            <w:tcBorders>
              <w:top w:val="single" w:sz="18" w:space="0" w:color="auto"/>
              <w:bottom w:val="single" w:sz="8" w:space="0" w:color="auto"/>
            </w:tcBorders>
          </w:tcPr>
          <w:p w14:paraId="6012D8E2" w14:textId="77777777" w:rsidR="00804EF5" w:rsidRPr="00BF08B6" w:rsidRDefault="00804EF5" w:rsidP="004F23AD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IDENTDN</w:t>
            </w:r>
          </w:p>
        </w:tc>
        <w:tc>
          <w:tcPr>
            <w:tcW w:w="1980" w:type="dxa"/>
            <w:tcBorders>
              <w:top w:val="single" w:sz="18" w:space="0" w:color="auto"/>
              <w:bottom w:val="single" w:sz="8" w:space="0" w:color="auto"/>
            </w:tcBorders>
          </w:tcPr>
          <w:p w14:paraId="4E173230" w14:textId="77777777" w:rsidR="00804EF5" w:rsidRPr="00BF08B6" w:rsidRDefault="00804EF5" w:rsidP="004F23A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URL-Query-String</w:t>
            </w:r>
          </w:p>
        </w:tc>
        <w:tc>
          <w:tcPr>
            <w:tcW w:w="1150" w:type="dxa"/>
            <w:tcBorders>
              <w:top w:val="single" w:sz="18" w:space="0" w:color="auto"/>
              <w:bottom w:val="single" w:sz="8" w:space="0" w:color="auto"/>
            </w:tcBorders>
          </w:tcPr>
          <w:p w14:paraId="6AED3E57" w14:textId="77777777" w:rsidR="00804EF5" w:rsidRPr="00BF08B6" w:rsidRDefault="00804EF5" w:rsidP="004F23AD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Zwingend</w:t>
            </w:r>
            <w:proofErr w:type="spellEnd"/>
          </w:p>
        </w:tc>
        <w:tc>
          <w:tcPr>
            <w:tcW w:w="3157" w:type="dxa"/>
            <w:tcBorders>
              <w:top w:val="single" w:sz="18" w:space="0" w:color="auto"/>
              <w:bottom w:val="single" w:sz="8" w:space="0" w:color="auto"/>
              <w:right w:val="single" w:sz="18" w:space="0" w:color="auto"/>
            </w:tcBorders>
          </w:tcPr>
          <w:p w14:paraId="2A7D86D1" w14:textId="0F3516C3" w:rsidR="00804EF5" w:rsidRPr="00BF08B6" w:rsidRDefault="00804EF5" w:rsidP="004F23AD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NBIdent</w:t>
            </w:r>
            <w:proofErr w:type="spellEnd"/>
            <w:r>
              <w:t xml:space="preserve"> gemäss DM</w:t>
            </w:r>
            <w:r w:rsidR="00657D87">
              <w:t>AV Version 1</w:t>
            </w:r>
            <w:r>
              <w:t>.0</w:t>
            </w:r>
          </w:p>
        </w:tc>
      </w:tr>
      <w:tr w:rsidR="00804EF5" w:rsidRPr="00BF08B6" w14:paraId="6FD98BC4" w14:textId="77777777" w:rsidTr="004665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2" w:type="dxa"/>
            <w:vMerge/>
            <w:tcBorders>
              <w:top w:val="single" w:sz="2" w:space="0" w:color="auto"/>
              <w:left w:val="single" w:sz="18" w:space="0" w:color="auto"/>
              <w:bottom w:val="single" w:sz="18" w:space="0" w:color="auto"/>
            </w:tcBorders>
          </w:tcPr>
          <w:p w14:paraId="0B088665" w14:textId="77777777" w:rsidR="00804EF5" w:rsidRPr="00BF08B6" w:rsidRDefault="00804EF5" w:rsidP="004F23AD">
            <w:pPr>
              <w:keepNext w:val="0"/>
              <w:keepLines w:val="0"/>
              <w:widowControl w:val="0"/>
            </w:pPr>
          </w:p>
        </w:tc>
        <w:tc>
          <w:tcPr>
            <w:tcW w:w="1699" w:type="dxa"/>
            <w:tcBorders>
              <w:top w:val="single" w:sz="8" w:space="0" w:color="auto"/>
              <w:bottom w:val="single" w:sz="18" w:space="0" w:color="auto"/>
            </w:tcBorders>
          </w:tcPr>
          <w:p w14:paraId="61189433" w14:textId="77777777" w:rsidR="00804EF5" w:rsidRPr="00BF08B6" w:rsidRDefault="00804EF5" w:rsidP="004F23AD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1980" w:type="dxa"/>
            <w:tcBorders>
              <w:top w:val="single" w:sz="8" w:space="0" w:color="auto"/>
              <w:bottom w:val="single" w:sz="18" w:space="0" w:color="auto"/>
            </w:tcBorders>
          </w:tcPr>
          <w:p w14:paraId="06FA5B9F" w14:textId="77777777" w:rsidR="00804EF5" w:rsidRPr="00BF08B6" w:rsidRDefault="00804EF5" w:rsidP="004F23A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URL-Query-String</w:t>
            </w:r>
          </w:p>
        </w:tc>
        <w:tc>
          <w:tcPr>
            <w:tcW w:w="1150" w:type="dxa"/>
            <w:tcBorders>
              <w:top w:val="single" w:sz="8" w:space="0" w:color="auto"/>
              <w:bottom w:val="single" w:sz="18" w:space="0" w:color="auto"/>
            </w:tcBorders>
          </w:tcPr>
          <w:p w14:paraId="4D99963D" w14:textId="77777777" w:rsidR="00804EF5" w:rsidRPr="00BF08B6" w:rsidRDefault="00804EF5" w:rsidP="004F23AD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Zwingend</w:t>
            </w:r>
            <w:proofErr w:type="spellEnd"/>
          </w:p>
        </w:tc>
        <w:tc>
          <w:tcPr>
            <w:tcW w:w="3157" w:type="dxa"/>
            <w:tcBorders>
              <w:top w:val="single" w:sz="8" w:space="0" w:color="auto"/>
              <w:bottom w:val="single" w:sz="18" w:space="0" w:color="auto"/>
              <w:right w:val="single" w:sz="18" w:space="0" w:color="auto"/>
            </w:tcBorders>
          </w:tcPr>
          <w:p w14:paraId="182573D6" w14:textId="02B6FF99" w:rsidR="00804EF5" w:rsidRPr="00BF08B6" w:rsidRDefault="00804EF5" w:rsidP="004F23AD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Grundstücknummer gemäss DM</w:t>
            </w:r>
            <w:r w:rsidR="00657D87">
              <w:t>AV Version 1</w:t>
            </w:r>
            <w:r>
              <w:t>.0</w:t>
            </w:r>
          </w:p>
        </w:tc>
      </w:tr>
      <w:tr w:rsidR="00804EF5" w:rsidRPr="00BF08B6" w14:paraId="4A022869" w14:textId="77777777" w:rsidTr="004665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2" w:type="dxa"/>
            <w:tcBorders>
              <w:top w:val="single" w:sz="18" w:space="0" w:color="auto"/>
              <w:bottom w:val="single" w:sz="8" w:space="0" w:color="auto"/>
            </w:tcBorders>
            <w:shd w:val="clear" w:color="auto" w:fill="auto"/>
          </w:tcPr>
          <w:p w14:paraId="07D3D2CC" w14:textId="77777777" w:rsidR="00804EF5" w:rsidRPr="00BF08B6" w:rsidRDefault="00804EF5" w:rsidP="004F23AD">
            <w:pPr>
              <w:keepNext w:val="0"/>
              <w:keepLines w:val="0"/>
              <w:widowControl w:val="0"/>
            </w:pPr>
          </w:p>
        </w:tc>
        <w:tc>
          <w:tcPr>
            <w:tcW w:w="1699" w:type="dxa"/>
            <w:tcBorders>
              <w:top w:val="single" w:sz="18" w:space="0" w:color="auto"/>
              <w:bottom w:val="single" w:sz="8" w:space="0" w:color="auto"/>
            </w:tcBorders>
            <w:shd w:val="clear" w:color="auto" w:fill="auto"/>
          </w:tcPr>
          <w:p w14:paraId="644A817F" w14:textId="77777777" w:rsidR="00804EF5" w:rsidRPr="00321CE1" w:rsidRDefault="00804EF5" w:rsidP="004F23AD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1CE1">
              <w:t>FORMAT</w:t>
            </w:r>
          </w:p>
        </w:tc>
        <w:tc>
          <w:tcPr>
            <w:tcW w:w="1980" w:type="dxa"/>
            <w:tcBorders>
              <w:top w:val="single" w:sz="18" w:space="0" w:color="auto"/>
              <w:bottom w:val="single" w:sz="8" w:space="0" w:color="auto"/>
            </w:tcBorders>
            <w:shd w:val="clear" w:color="auto" w:fill="auto"/>
          </w:tcPr>
          <w:p w14:paraId="1956D77B" w14:textId="77777777" w:rsidR="00804EF5" w:rsidRPr="00321CE1" w:rsidRDefault="00804EF5" w:rsidP="004F23A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1CE1">
              <w:t>URL-Path</w:t>
            </w:r>
          </w:p>
        </w:tc>
        <w:tc>
          <w:tcPr>
            <w:tcW w:w="1150" w:type="dxa"/>
            <w:tcBorders>
              <w:top w:val="single" w:sz="18" w:space="0" w:color="auto"/>
              <w:bottom w:val="single" w:sz="8" w:space="0" w:color="auto"/>
            </w:tcBorders>
            <w:shd w:val="clear" w:color="auto" w:fill="auto"/>
          </w:tcPr>
          <w:p w14:paraId="33954434" w14:textId="77777777" w:rsidR="00804EF5" w:rsidRPr="00321CE1" w:rsidRDefault="00804EF5" w:rsidP="004F23AD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1CE1">
              <w:t>Zwingend</w:t>
            </w:r>
          </w:p>
        </w:tc>
        <w:tc>
          <w:tcPr>
            <w:tcW w:w="3157" w:type="dxa"/>
            <w:tcBorders>
              <w:top w:val="single" w:sz="18" w:space="0" w:color="auto"/>
              <w:bottom w:val="single" w:sz="8" w:space="0" w:color="auto"/>
            </w:tcBorders>
            <w:shd w:val="clear" w:color="auto" w:fill="auto"/>
          </w:tcPr>
          <w:p w14:paraId="0066536A" w14:textId="77777777" w:rsidR="00804EF5" w:rsidRPr="00321CE1" w:rsidRDefault="00804EF5" w:rsidP="004F23AD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21CE1">
              <w:t>pdf</w:t>
            </w:r>
            <w:proofErr w:type="spellEnd"/>
            <w:r w:rsidRPr="00321CE1">
              <w:t xml:space="preserve"> [zwingend]</w:t>
            </w:r>
          </w:p>
          <w:p w14:paraId="709AB8C9" w14:textId="77777777" w:rsidR="00804EF5" w:rsidRPr="00321CE1" w:rsidRDefault="00804EF5" w:rsidP="004F23AD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21CE1">
              <w:t>url</w:t>
            </w:r>
            <w:proofErr w:type="spellEnd"/>
            <w:r w:rsidRPr="00321CE1">
              <w:t xml:space="preserve"> [zwingend]</w:t>
            </w:r>
          </w:p>
          <w:p w14:paraId="4975DF3E" w14:textId="1C3CB6BE" w:rsidR="00804EF5" w:rsidRPr="00BF08B6" w:rsidRDefault="00804EF5" w:rsidP="004F23AD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21CE1">
              <w:t>xml</w:t>
            </w:r>
            <w:proofErr w:type="spellEnd"/>
            <w:r w:rsidRPr="00321CE1">
              <w:t xml:space="preserve"> [zwingend]</w:t>
            </w:r>
          </w:p>
        </w:tc>
      </w:tr>
      <w:tr w:rsidR="00E8095F" w:rsidRPr="00BF08B6" w14:paraId="3C4F669A" w14:textId="77777777" w:rsidTr="004825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2" w:type="dxa"/>
            <w:tcBorders>
              <w:top w:val="single" w:sz="8" w:space="0" w:color="auto"/>
              <w:bottom w:val="single" w:sz="8" w:space="0" w:color="auto"/>
            </w:tcBorders>
          </w:tcPr>
          <w:p w14:paraId="360C999D" w14:textId="77777777" w:rsidR="00E8095F" w:rsidRPr="00BF08B6" w:rsidRDefault="00E8095F" w:rsidP="004825A7">
            <w:pPr>
              <w:keepNext w:val="0"/>
              <w:keepLines w:val="0"/>
              <w:widowControl w:val="0"/>
            </w:pPr>
          </w:p>
        </w:tc>
        <w:tc>
          <w:tcPr>
            <w:tcW w:w="1699" w:type="dxa"/>
            <w:tcBorders>
              <w:top w:val="single" w:sz="8" w:space="0" w:color="auto"/>
              <w:bottom w:val="single" w:sz="8" w:space="0" w:color="auto"/>
            </w:tcBorders>
          </w:tcPr>
          <w:p w14:paraId="1C6DFE91" w14:textId="1EE2B328" w:rsidR="00E8095F" w:rsidRPr="00BF08B6" w:rsidRDefault="00E8095F" w:rsidP="004825A7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del w:id="97" w:author="Rey Isabelle swisstopo [3]" w:date="2025-07-29T07:37:00Z" w16du:dateUtc="2025-07-29T05:37:00Z">
              <w:r w:rsidDel="00165CB5">
                <w:delText>STATE</w:delText>
              </w:r>
            </w:del>
            <w:ins w:id="98" w:author="Rey Isabelle swisstopo [3]" w:date="2025-07-29T07:37:00Z" w16du:dateUtc="2025-07-29T05:37:00Z">
              <w:r w:rsidR="00165CB5">
                <w:t>PROVISIONAL</w:t>
              </w:r>
            </w:ins>
          </w:p>
        </w:tc>
        <w:tc>
          <w:tcPr>
            <w:tcW w:w="1980" w:type="dxa"/>
            <w:tcBorders>
              <w:top w:val="single" w:sz="8" w:space="0" w:color="auto"/>
              <w:bottom w:val="single" w:sz="8" w:space="0" w:color="auto"/>
            </w:tcBorders>
          </w:tcPr>
          <w:p w14:paraId="42CBD50C" w14:textId="77777777" w:rsidR="00E8095F" w:rsidRPr="00BF08B6" w:rsidRDefault="00E8095F" w:rsidP="004825A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43A5">
              <w:t>U</w:t>
            </w:r>
            <w:r>
              <w:t>RL-</w:t>
            </w:r>
            <w:r w:rsidRPr="007943A5">
              <w:t>Query-String</w:t>
            </w:r>
          </w:p>
        </w:tc>
        <w:tc>
          <w:tcPr>
            <w:tcW w:w="1150" w:type="dxa"/>
            <w:tcBorders>
              <w:top w:val="single" w:sz="8" w:space="0" w:color="auto"/>
              <w:bottom w:val="single" w:sz="8" w:space="0" w:color="auto"/>
            </w:tcBorders>
          </w:tcPr>
          <w:p w14:paraId="20B8F511" w14:textId="77777777" w:rsidR="00E8095F" w:rsidRPr="00BF08B6" w:rsidRDefault="00E8095F" w:rsidP="004825A7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Zwingend</w:t>
            </w:r>
          </w:p>
        </w:tc>
        <w:tc>
          <w:tcPr>
            <w:tcW w:w="3157" w:type="dxa"/>
            <w:tcBorders>
              <w:top w:val="single" w:sz="8" w:space="0" w:color="auto"/>
              <w:bottom w:val="single" w:sz="8" w:space="0" w:color="auto"/>
            </w:tcBorders>
          </w:tcPr>
          <w:p w14:paraId="729E607E" w14:textId="62A66F8C" w:rsidR="00E8095F" w:rsidRDefault="00E8095F" w:rsidP="004825A7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Wenn der Parameter «</w:t>
            </w:r>
            <w:commentRangeStart w:id="99"/>
            <w:commentRangeStart w:id="100"/>
            <w:del w:id="101" w:author="Rey Isabelle swisstopo [3]" w:date="2025-07-29T07:37:00Z" w16du:dateUtc="2025-07-29T05:37:00Z">
              <w:r w:rsidDel="00165CB5">
                <w:delText>STATE</w:delText>
              </w:r>
              <w:commentRangeEnd w:id="99"/>
              <w:r w:rsidR="00F44AC4" w:rsidDel="00165CB5">
                <w:rPr>
                  <w:rStyle w:val="Marquedecommentaire"/>
                </w:rPr>
                <w:commentReference w:id="99"/>
              </w:r>
              <w:commentRangeEnd w:id="100"/>
              <w:r w:rsidR="00165CB5" w:rsidDel="00165CB5">
                <w:rPr>
                  <w:rStyle w:val="Marquedecommentaire"/>
                </w:rPr>
                <w:commentReference w:id="100"/>
              </w:r>
            </w:del>
            <w:ins w:id="102" w:author="Rey Isabelle swisstopo [3]" w:date="2025-07-29T07:37:00Z" w16du:dateUtc="2025-07-29T05:37:00Z">
              <w:r w:rsidR="00165CB5">
                <w:t>PROVISIONAL</w:t>
              </w:r>
            </w:ins>
            <w:r>
              <w:t xml:space="preserve">» vorhanden und </w:t>
            </w:r>
            <w:proofErr w:type="spellStart"/>
            <w:r w:rsidRPr="0020608A">
              <w:rPr>
                <w:i/>
              </w:rPr>
              <w:t>true</w:t>
            </w:r>
            <w:proofErr w:type="spellEnd"/>
            <w:r>
              <w:t xml:space="preserve"> ist, enthalten die Antwortdaten die projektierten Objekte.</w:t>
            </w:r>
          </w:p>
          <w:p w14:paraId="40E8C160" w14:textId="77777777" w:rsidR="00E8095F" w:rsidRPr="00BF08B6" w:rsidRDefault="00E8095F" w:rsidP="004825A7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Wenn der Parameter fehlt oder </w:t>
            </w:r>
            <w:proofErr w:type="spellStart"/>
            <w:r w:rsidRPr="0020608A">
              <w:rPr>
                <w:i/>
              </w:rPr>
              <w:t>false</w:t>
            </w:r>
            <w:proofErr w:type="spellEnd"/>
            <w:r>
              <w:t xml:space="preserve"> ist, enthalten die Antwortdaten keine projektierten Objekte.</w:t>
            </w:r>
          </w:p>
        </w:tc>
      </w:tr>
      <w:tr w:rsidR="00804EF5" w:rsidRPr="00BF08B6" w14:paraId="32E4F9DA" w14:textId="77777777" w:rsidTr="004665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2" w:type="dxa"/>
            <w:tcBorders>
              <w:top w:val="single" w:sz="8" w:space="0" w:color="auto"/>
              <w:bottom w:val="single" w:sz="8" w:space="0" w:color="auto"/>
            </w:tcBorders>
          </w:tcPr>
          <w:p w14:paraId="4FD52AA5" w14:textId="77777777" w:rsidR="00804EF5" w:rsidRPr="00BF08B6" w:rsidRDefault="00804EF5" w:rsidP="004F23AD">
            <w:pPr>
              <w:keepNext w:val="0"/>
              <w:keepLines w:val="0"/>
              <w:widowControl w:val="0"/>
            </w:pPr>
          </w:p>
        </w:tc>
        <w:tc>
          <w:tcPr>
            <w:tcW w:w="1699" w:type="dxa"/>
            <w:tcBorders>
              <w:top w:val="single" w:sz="8" w:space="0" w:color="auto"/>
              <w:bottom w:val="single" w:sz="8" w:space="0" w:color="auto"/>
            </w:tcBorders>
          </w:tcPr>
          <w:p w14:paraId="3FD1E85D" w14:textId="77777777" w:rsidR="00804EF5" w:rsidRPr="00BF08B6" w:rsidRDefault="00804EF5" w:rsidP="004F23AD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GEOMETRY</w:t>
            </w:r>
          </w:p>
        </w:tc>
        <w:tc>
          <w:tcPr>
            <w:tcW w:w="1980" w:type="dxa"/>
            <w:tcBorders>
              <w:top w:val="single" w:sz="8" w:space="0" w:color="auto"/>
              <w:bottom w:val="single" w:sz="8" w:space="0" w:color="auto"/>
            </w:tcBorders>
          </w:tcPr>
          <w:p w14:paraId="72CC0B41" w14:textId="77777777" w:rsidR="00804EF5" w:rsidRPr="00BF08B6" w:rsidRDefault="00804EF5" w:rsidP="004F23A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43A5">
              <w:t>U</w:t>
            </w:r>
            <w:r>
              <w:t>RL-</w:t>
            </w:r>
            <w:r w:rsidRPr="007943A5">
              <w:t>Query-String</w:t>
            </w:r>
          </w:p>
        </w:tc>
        <w:tc>
          <w:tcPr>
            <w:tcW w:w="1150" w:type="dxa"/>
            <w:tcBorders>
              <w:top w:val="single" w:sz="8" w:space="0" w:color="auto"/>
              <w:bottom w:val="single" w:sz="8" w:space="0" w:color="auto"/>
            </w:tcBorders>
          </w:tcPr>
          <w:p w14:paraId="18D8A3CB" w14:textId="77777777" w:rsidR="00804EF5" w:rsidRPr="00BF08B6" w:rsidRDefault="00804EF5" w:rsidP="004F23AD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Optional</w:t>
            </w:r>
          </w:p>
        </w:tc>
        <w:tc>
          <w:tcPr>
            <w:tcW w:w="3157" w:type="dxa"/>
            <w:tcBorders>
              <w:top w:val="single" w:sz="8" w:space="0" w:color="auto"/>
              <w:bottom w:val="single" w:sz="8" w:space="0" w:color="auto"/>
            </w:tcBorders>
          </w:tcPr>
          <w:p w14:paraId="4A105ADE" w14:textId="3FFCCC6C" w:rsidR="00804EF5" w:rsidRDefault="00804EF5" w:rsidP="004F23AD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Wenn der Parameter «GEOMETRY» vorhanden und </w:t>
            </w:r>
            <w:proofErr w:type="spellStart"/>
            <w:r w:rsidRPr="0020608A">
              <w:rPr>
                <w:i/>
              </w:rPr>
              <w:t>true</w:t>
            </w:r>
            <w:proofErr w:type="spellEnd"/>
            <w:r>
              <w:t xml:space="preserve"> ist, enthalten die Antwortdaten die Geometrie.</w:t>
            </w:r>
          </w:p>
          <w:p w14:paraId="707AD25C" w14:textId="77777777" w:rsidR="00804EF5" w:rsidRPr="00BF08B6" w:rsidRDefault="00804EF5" w:rsidP="004F23AD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Wenn der Parameter fehlt oder </w:t>
            </w:r>
            <w:proofErr w:type="spellStart"/>
            <w:r w:rsidRPr="0020608A">
              <w:rPr>
                <w:i/>
              </w:rPr>
              <w:t>false</w:t>
            </w:r>
            <w:proofErr w:type="spellEnd"/>
            <w:r>
              <w:t xml:space="preserve"> ist, enthalten die Antwortdaten keine Geometrie.</w:t>
            </w:r>
          </w:p>
        </w:tc>
      </w:tr>
      <w:tr w:rsidR="00804EF5" w:rsidRPr="00BF08B6" w14:paraId="4CCAF417" w14:textId="77777777" w:rsidTr="004665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2" w:type="dxa"/>
            <w:tcBorders>
              <w:top w:val="single" w:sz="8" w:space="0" w:color="auto"/>
              <w:bottom w:val="single" w:sz="2" w:space="0" w:color="auto"/>
            </w:tcBorders>
          </w:tcPr>
          <w:p w14:paraId="756E3DBE" w14:textId="77777777" w:rsidR="00804EF5" w:rsidRPr="00BF08B6" w:rsidRDefault="00804EF5" w:rsidP="004F23AD">
            <w:pPr>
              <w:keepNext w:val="0"/>
              <w:keepLines w:val="0"/>
              <w:widowControl w:val="0"/>
            </w:pPr>
          </w:p>
        </w:tc>
        <w:tc>
          <w:tcPr>
            <w:tcW w:w="1699" w:type="dxa"/>
            <w:tcBorders>
              <w:top w:val="single" w:sz="8" w:space="0" w:color="auto"/>
              <w:bottom w:val="single" w:sz="2" w:space="0" w:color="auto"/>
            </w:tcBorders>
          </w:tcPr>
          <w:p w14:paraId="21439AE3" w14:textId="77777777" w:rsidR="00804EF5" w:rsidRPr="00BF08B6" w:rsidRDefault="00804EF5" w:rsidP="004F23AD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LANG</w:t>
            </w:r>
          </w:p>
        </w:tc>
        <w:tc>
          <w:tcPr>
            <w:tcW w:w="1980" w:type="dxa"/>
            <w:tcBorders>
              <w:top w:val="single" w:sz="8" w:space="0" w:color="auto"/>
              <w:bottom w:val="single" w:sz="2" w:space="0" w:color="auto"/>
            </w:tcBorders>
          </w:tcPr>
          <w:p w14:paraId="3999A97E" w14:textId="77777777" w:rsidR="00804EF5" w:rsidRPr="00BF08B6" w:rsidRDefault="00804EF5" w:rsidP="004F23A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URL-</w:t>
            </w:r>
            <w:r w:rsidRPr="007943A5">
              <w:t>Query-String</w:t>
            </w:r>
          </w:p>
        </w:tc>
        <w:tc>
          <w:tcPr>
            <w:tcW w:w="1150" w:type="dxa"/>
            <w:tcBorders>
              <w:top w:val="single" w:sz="8" w:space="0" w:color="auto"/>
              <w:bottom w:val="single" w:sz="2" w:space="0" w:color="auto"/>
            </w:tcBorders>
          </w:tcPr>
          <w:p w14:paraId="570814FF" w14:textId="77777777" w:rsidR="00804EF5" w:rsidRPr="00BF08B6" w:rsidRDefault="00804EF5" w:rsidP="004F23AD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Optional</w:t>
            </w:r>
          </w:p>
        </w:tc>
        <w:tc>
          <w:tcPr>
            <w:tcW w:w="3157" w:type="dxa"/>
            <w:tcBorders>
              <w:top w:val="single" w:sz="8" w:space="0" w:color="auto"/>
              <w:bottom w:val="single" w:sz="2" w:space="0" w:color="auto"/>
            </w:tcBorders>
          </w:tcPr>
          <w:p w14:paraId="6C1A6CC0" w14:textId="77777777" w:rsidR="00804EF5" w:rsidRPr="00BF08B6" w:rsidRDefault="00804EF5" w:rsidP="004F23AD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7258">
              <w:t>Sprache (2-stelliger ISO-Code) des Auszugs (Bezeichnungen und sofern vorhanden übersetzte Daten). DE, FR, IT oder RM muss unterstützt werden. Falls die Angabe fehlt, ist die Sprache nach Wahl des Services.</w:t>
            </w:r>
          </w:p>
        </w:tc>
      </w:tr>
      <w:tr w:rsidR="00804EF5" w:rsidRPr="00BF08B6" w14:paraId="407E26D7" w14:textId="77777777" w:rsidTr="00255498">
        <w:tblPrEx>
          <w:tblW w:w="0" w:type="auto"/>
          <w:tblPrExChange w:id="103" w:author="Claude Eisenhut" w:date="2025-07-25T15:18:00Z">
            <w:tblPrEx>
              <w:tblW w:w="0" w:type="auto"/>
            </w:tblPrEx>
          </w:tblPrExChange>
        </w:tblPrEx>
        <w:trPr>
          <w:trPrChange w:id="104" w:author="Claude Eisenhut" w:date="2025-07-25T15:18:00Z">
            <w:trPr>
              <w:gridAfter w:val="0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tcBorders>
              <w:top w:val="single" w:sz="2" w:space="0" w:color="auto"/>
              <w:bottom w:val="single" w:sz="2" w:space="0" w:color="auto"/>
            </w:tcBorders>
            <w:tcPrChange w:id="105" w:author="Claude Eisenhut" w:date="2025-07-25T15:18:00Z">
              <w:tcPr>
                <w:tcW w:w="1122" w:type="dxa"/>
                <w:gridSpan w:val="2"/>
                <w:tcBorders>
                  <w:top w:val="single" w:sz="2" w:space="0" w:color="auto"/>
                </w:tcBorders>
              </w:tcPr>
            </w:tcPrChange>
          </w:tcPr>
          <w:p w14:paraId="382CA618" w14:textId="77777777" w:rsidR="00804EF5" w:rsidRPr="00BF08B6" w:rsidRDefault="00804EF5" w:rsidP="004F23AD">
            <w:pPr>
              <w:keepNext w:val="0"/>
              <w:keepLines w:val="0"/>
              <w:widowControl w:val="0"/>
            </w:pPr>
          </w:p>
        </w:tc>
        <w:tc>
          <w:tcPr>
            <w:tcW w:w="0" w:type="dxa"/>
            <w:tcBorders>
              <w:top w:val="single" w:sz="2" w:space="0" w:color="auto"/>
              <w:bottom w:val="single" w:sz="2" w:space="0" w:color="auto"/>
            </w:tcBorders>
            <w:tcPrChange w:id="106" w:author="Claude Eisenhut" w:date="2025-07-25T15:18:00Z">
              <w:tcPr>
                <w:tcW w:w="1699" w:type="dxa"/>
                <w:tcBorders>
                  <w:top w:val="single" w:sz="2" w:space="0" w:color="auto"/>
                </w:tcBorders>
              </w:tcPr>
            </w:tcPrChange>
          </w:tcPr>
          <w:p w14:paraId="23ECAC2E" w14:textId="77777777" w:rsidR="00804EF5" w:rsidRPr="00BF08B6" w:rsidRDefault="00804EF5" w:rsidP="004F23AD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WITHIMAGES</w:t>
            </w:r>
          </w:p>
        </w:tc>
        <w:tc>
          <w:tcPr>
            <w:tcW w:w="0" w:type="dxa"/>
            <w:tcBorders>
              <w:top w:val="single" w:sz="2" w:space="0" w:color="auto"/>
              <w:bottom w:val="single" w:sz="2" w:space="0" w:color="auto"/>
            </w:tcBorders>
            <w:tcPrChange w:id="107" w:author="Claude Eisenhut" w:date="2025-07-25T15:18:00Z">
              <w:tcPr>
                <w:tcW w:w="1980" w:type="dxa"/>
                <w:gridSpan w:val="2"/>
                <w:tcBorders>
                  <w:top w:val="single" w:sz="2" w:space="0" w:color="auto"/>
                </w:tcBorders>
              </w:tcPr>
            </w:tcPrChange>
          </w:tcPr>
          <w:p w14:paraId="499622CC" w14:textId="77777777" w:rsidR="00804EF5" w:rsidRPr="00BF08B6" w:rsidRDefault="00804EF5" w:rsidP="004F23A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URL-</w:t>
            </w:r>
            <w:r w:rsidRPr="007943A5">
              <w:t>Query-String</w:t>
            </w:r>
          </w:p>
        </w:tc>
        <w:tc>
          <w:tcPr>
            <w:tcW w:w="0" w:type="dxa"/>
            <w:tcBorders>
              <w:top w:val="single" w:sz="2" w:space="0" w:color="auto"/>
              <w:bottom w:val="single" w:sz="2" w:space="0" w:color="auto"/>
            </w:tcBorders>
            <w:tcPrChange w:id="108" w:author="Claude Eisenhut" w:date="2025-07-25T15:18:00Z">
              <w:tcPr>
                <w:tcW w:w="1150" w:type="dxa"/>
                <w:gridSpan w:val="2"/>
                <w:tcBorders>
                  <w:top w:val="single" w:sz="2" w:space="0" w:color="auto"/>
                </w:tcBorders>
              </w:tcPr>
            </w:tcPrChange>
          </w:tcPr>
          <w:p w14:paraId="1FC1CDE5" w14:textId="77777777" w:rsidR="00804EF5" w:rsidRPr="00BF08B6" w:rsidRDefault="00804EF5" w:rsidP="004F23AD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Optional</w:t>
            </w:r>
          </w:p>
        </w:tc>
        <w:tc>
          <w:tcPr>
            <w:tcW w:w="0" w:type="dxa"/>
            <w:tcBorders>
              <w:top w:val="single" w:sz="2" w:space="0" w:color="auto"/>
              <w:bottom w:val="single" w:sz="2" w:space="0" w:color="auto"/>
            </w:tcBorders>
            <w:tcPrChange w:id="109" w:author="Claude Eisenhut" w:date="2025-07-25T15:18:00Z">
              <w:tcPr>
                <w:tcW w:w="3157" w:type="dxa"/>
                <w:gridSpan w:val="2"/>
                <w:tcBorders>
                  <w:top w:val="single" w:sz="2" w:space="0" w:color="auto"/>
                </w:tcBorders>
              </w:tcPr>
            </w:tcPrChange>
          </w:tcPr>
          <w:p w14:paraId="69047F3D" w14:textId="603B27C5" w:rsidR="00804EF5" w:rsidRDefault="00804EF5" w:rsidP="004F23AD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7258">
              <w:t xml:space="preserve">Wenn der Parameter «WITHIMAGES» vorhanden und </w:t>
            </w:r>
            <w:proofErr w:type="spellStart"/>
            <w:r w:rsidRPr="0020608A">
              <w:rPr>
                <w:i/>
              </w:rPr>
              <w:t>true</w:t>
            </w:r>
            <w:proofErr w:type="spellEnd"/>
            <w:r w:rsidRPr="00807258">
              <w:t xml:space="preserve"> ist, werden die Bilder (Kartenebenen, Symbole, Logo, etc.) in den Antwortdaten eingebettet. </w:t>
            </w:r>
          </w:p>
          <w:p w14:paraId="6C923813" w14:textId="77777777" w:rsidR="00804EF5" w:rsidRPr="00BF08B6" w:rsidRDefault="00804EF5" w:rsidP="004F23AD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7258">
              <w:t xml:space="preserve">Wenn der Parameter fehlt oder </w:t>
            </w:r>
            <w:proofErr w:type="spellStart"/>
            <w:r w:rsidRPr="0020608A">
              <w:rPr>
                <w:i/>
              </w:rPr>
              <w:t>false</w:t>
            </w:r>
            <w:proofErr w:type="spellEnd"/>
            <w:r w:rsidRPr="00807258">
              <w:t xml:space="preserve"> ist, enthalten die Antwortdaten Verweise (URL) auf die Bilddaten.</w:t>
            </w:r>
          </w:p>
        </w:tc>
      </w:tr>
      <w:tr w:rsidR="00255498" w:rsidRPr="00BF08B6" w14:paraId="0A6FA3A9" w14:textId="77777777" w:rsidTr="004665C4">
        <w:trPr>
          <w:ins w:id="110" w:author="Claude Eisenhut" w:date="2025-07-25T15:1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2" w:type="dxa"/>
            <w:tcBorders>
              <w:top w:val="single" w:sz="2" w:space="0" w:color="auto"/>
            </w:tcBorders>
          </w:tcPr>
          <w:p w14:paraId="4AC8EB54" w14:textId="77777777" w:rsidR="00255498" w:rsidRPr="00BF08B6" w:rsidRDefault="00255498" w:rsidP="004F23AD">
            <w:pPr>
              <w:widowControl w:val="0"/>
              <w:rPr>
                <w:ins w:id="111" w:author="Claude Eisenhut" w:date="2025-07-25T15:18:00Z"/>
              </w:rPr>
            </w:pPr>
          </w:p>
        </w:tc>
        <w:tc>
          <w:tcPr>
            <w:tcW w:w="1699" w:type="dxa"/>
            <w:tcBorders>
              <w:top w:val="single" w:sz="2" w:space="0" w:color="auto"/>
            </w:tcBorders>
          </w:tcPr>
          <w:p w14:paraId="18F8E191" w14:textId="1EB62F37" w:rsidR="00255498" w:rsidRDefault="00255498" w:rsidP="004F23A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12" w:author="Claude Eisenhut" w:date="2025-07-25T15:18:00Z"/>
              </w:rPr>
            </w:pPr>
            <w:ins w:id="113" w:author="Claude Eisenhut" w:date="2025-07-25T15:18:00Z">
              <w:r>
                <w:t>WITHOWNER</w:t>
              </w:r>
            </w:ins>
          </w:p>
        </w:tc>
        <w:tc>
          <w:tcPr>
            <w:tcW w:w="1980" w:type="dxa"/>
            <w:tcBorders>
              <w:top w:val="single" w:sz="2" w:space="0" w:color="auto"/>
            </w:tcBorders>
          </w:tcPr>
          <w:p w14:paraId="1EF2284E" w14:textId="50F912C0" w:rsidR="00255498" w:rsidRDefault="00255498" w:rsidP="004F23A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14" w:author="Claude Eisenhut" w:date="2025-07-25T15:18:00Z"/>
              </w:rPr>
            </w:pPr>
            <w:ins w:id="115" w:author="Claude Eisenhut" w:date="2025-07-25T15:18:00Z">
              <w:r>
                <w:t>URL-Query-String</w:t>
              </w:r>
            </w:ins>
          </w:p>
        </w:tc>
        <w:tc>
          <w:tcPr>
            <w:tcW w:w="1150" w:type="dxa"/>
            <w:tcBorders>
              <w:top w:val="single" w:sz="2" w:space="0" w:color="auto"/>
            </w:tcBorders>
          </w:tcPr>
          <w:p w14:paraId="4B010DC1" w14:textId="3715D83D" w:rsidR="00255498" w:rsidRDefault="00255498" w:rsidP="004F23A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16" w:author="Claude Eisenhut" w:date="2025-07-25T15:18:00Z"/>
              </w:rPr>
            </w:pPr>
            <w:ins w:id="117" w:author="Claude Eisenhut" w:date="2025-07-25T15:18:00Z">
              <w:r>
                <w:t>Optional</w:t>
              </w:r>
            </w:ins>
          </w:p>
        </w:tc>
        <w:tc>
          <w:tcPr>
            <w:tcW w:w="3157" w:type="dxa"/>
            <w:tcBorders>
              <w:top w:val="single" w:sz="2" w:space="0" w:color="auto"/>
            </w:tcBorders>
          </w:tcPr>
          <w:p w14:paraId="407EF2ED" w14:textId="2C046B74" w:rsidR="00255498" w:rsidRDefault="00255498" w:rsidP="00255498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18" w:author="Claude Eisenhut" w:date="2025-07-25T15:19:00Z"/>
              </w:rPr>
            </w:pPr>
            <w:ins w:id="119" w:author="Claude Eisenhut" w:date="2025-07-25T15:19:00Z">
              <w:r w:rsidRPr="00807258">
                <w:t>Wenn der Parameter</w:t>
              </w:r>
            </w:ins>
            <w:ins w:id="120" w:author="Claude Eisenhut" w:date="2025-07-25T15:21:00Z">
              <w:r>
                <w:t xml:space="preserve"> </w:t>
              </w:r>
            </w:ins>
            <w:ins w:id="121" w:author="Claude Eisenhut" w:date="2025-07-25T15:19:00Z">
              <w:r w:rsidRPr="00807258">
                <w:t xml:space="preserve"> «</w:t>
              </w:r>
            </w:ins>
            <w:ins w:id="122" w:author="Claude Eisenhut" w:date="2025-07-25T15:20:00Z">
              <w:r>
                <w:t>WIT</w:t>
              </w:r>
            </w:ins>
            <w:ins w:id="123" w:author="Claude Eisenhut" w:date="2025-07-25T15:21:00Z">
              <w:r>
                <w:t>H</w:t>
              </w:r>
            </w:ins>
            <w:ins w:id="124" w:author="Claude Eisenhut" w:date="2025-07-25T15:19:00Z">
              <w:r>
                <w:t>OWNER</w:t>
              </w:r>
              <w:r w:rsidRPr="00807258">
                <w:t xml:space="preserve">» </w:t>
              </w:r>
            </w:ins>
            <w:ins w:id="125" w:author="Claude Eisenhut" w:date="2025-07-25T15:21:00Z">
              <w:r>
                <w:t xml:space="preserve">fehlt oder </w:t>
              </w:r>
            </w:ins>
            <w:ins w:id="126" w:author="Claude Eisenhut" w:date="2025-07-25T15:19:00Z">
              <w:r w:rsidRPr="00807258">
                <w:t xml:space="preserve">vorhanden und </w:t>
              </w:r>
              <w:proofErr w:type="spellStart"/>
              <w:r w:rsidRPr="0020608A">
                <w:rPr>
                  <w:i/>
                </w:rPr>
                <w:t>true</w:t>
              </w:r>
              <w:proofErr w:type="spellEnd"/>
              <w:r>
                <w:t xml:space="preserve"> ist, sind die Eigen</w:t>
              </w:r>
            </w:ins>
            <w:ins w:id="127" w:author="Claude Eisenhut" w:date="2025-07-25T15:20:00Z">
              <w:r>
                <w:t xml:space="preserve">tümerangaben </w:t>
              </w:r>
            </w:ins>
            <w:ins w:id="128" w:author="Claude Eisenhut" w:date="2025-07-25T15:19:00Z">
              <w:r w:rsidRPr="00807258">
                <w:t xml:space="preserve">in den Antwortdaten </w:t>
              </w:r>
            </w:ins>
            <w:ins w:id="129" w:author="Claude Eisenhut" w:date="2025-07-25T15:20:00Z">
              <w:r>
                <w:t>enthalten</w:t>
              </w:r>
            </w:ins>
            <w:ins w:id="130" w:author="Claude Eisenhut" w:date="2025-07-25T15:19:00Z">
              <w:r w:rsidRPr="00807258">
                <w:t xml:space="preserve">. </w:t>
              </w:r>
            </w:ins>
          </w:p>
          <w:p w14:paraId="027981A7" w14:textId="0611DDD5" w:rsidR="00255498" w:rsidRPr="00807258" w:rsidRDefault="00255498" w:rsidP="0025549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31" w:author="Claude Eisenhut" w:date="2025-07-25T15:18:00Z"/>
              </w:rPr>
            </w:pPr>
            <w:ins w:id="132" w:author="Claude Eisenhut" w:date="2025-07-25T15:19:00Z">
              <w:r w:rsidRPr="00807258">
                <w:t xml:space="preserve">Wenn der Parameter </w:t>
              </w:r>
              <w:proofErr w:type="spellStart"/>
              <w:r w:rsidRPr="0020608A">
                <w:rPr>
                  <w:i/>
                </w:rPr>
                <w:t>false</w:t>
              </w:r>
              <w:proofErr w:type="spellEnd"/>
              <w:r w:rsidRPr="00807258">
                <w:t xml:space="preserve"> ist, enthalten die Antwortdaten </w:t>
              </w:r>
            </w:ins>
            <w:ins w:id="133" w:author="Claude Eisenhut" w:date="2025-07-25T15:21:00Z">
              <w:r>
                <w:t>keine Angaben zum Eigentümer</w:t>
              </w:r>
            </w:ins>
            <w:ins w:id="134" w:author="Claude Eisenhut" w:date="2025-07-25T15:19:00Z">
              <w:r w:rsidRPr="00807258">
                <w:t>.</w:t>
              </w:r>
            </w:ins>
          </w:p>
        </w:tc>
      </w:tr>
    </w:tbl>
    <w:p w14:paraId="42A4DC59" w14:textId="77777777" w:rsidR="00804EF5" w:rsidRDefault="00804EF5" w:rsidP="00804EF5">
      <w:pPr>
        <w:pStyle w:val="Titre3"/>
      </w:pPr>
      <w:bookmarkStart w:id="135" w:name="_Ref103171143"/>
      <w:bookmarkStart w:id="136" w:name="_Toc127974792"/>
      <w:r>
        <w:t>Rückgabe</w:t>
      </w:r>
      <w:bookmarkEnd w:id="135"/>
      <w:bookmarkEnd w:id="136"/>
    </w:p>
    <w:p w14:paraId="49A61ECB" w14:textId="77777777" w:rsidR="00804EF5" w:rsidRDefault="00804EF5" w:rsidP="00804EF5">
      <w:r w:rsidRPr="007943A5">
        <w:t>Je nach Aufruf-Parameter fällt die Rückgabe wie folgt aus:</w:t>
      </w:r>
    </w:p>
    <w:tbl>
      <w:tblPr>
        <w:tblStyle w:val="Standardtabelleswisstopo"/>
        <w:tblW w:w="0" w:type="auto"/>
        <w:tblLook w:val="04A0" w:firstRow="1" w:lastRow="0" w:firstColumn="1" w:lastColumn="0" w:noHBand="0" w:noVBand="1"/>
      </w:tblPr>
      <w:tblGrid>
        <w:gridCol w:w="1695"/>
        <w:gridCol w:w="2264"/>
        <w:gridCol w:w="5149"/>
      </w:tblGrid>
      <w:tr w:rsidR="00804EF5" w14:paraId="39C47489" w14:textId="77777777" w:rsidTr="00E546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</w:tcPr>
          <w:p w14:paraId="04F83122" w14:textId="77777777" w:rsidR="00804EF5" w:rsidRDefault="00804EF5" w:rsidP="004F23AD">
            <w:r>
              <w:t>FORMAT</w:t>
            </w:r>
          </w:p>
        </w:tc>
        <w:tc>
          <w:tcPr>
            <w:tcW w:w="2264" w:type="dxa"/>
          </w:tcPr>
          <w:p w14:paraId="4081A198" w14:textId="77777777" w:rsidR="00804EF5" w:rsidRPr="00F44AC4" w:rsidRDefault="00804EF5" w:rsidP="004F23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  <w:rPrChange w:id="137" w:author="Claude Eisenhut" w:date="2025-07-22T14:07:00Z">
                  <w:rPr/>
                </w:rPrChange>
              </w:rPr>
            </w:pPr>
            <w:r w:rsidRPr="00F44AC4">
              <w:rPr>
                <w:lang w:val="fr-CH"/>
                <w:rPrChange w:id="138" w:author="Claude Eisenhut" w:date="2025-07-22T14:07:00Z">
                  <w:rPr/>
                </w:rPrChange>
              </w:rPr>
              <w:t>Content-Type der http-</w:t>
            </w:r>
            <w:proofErr w:type="spellStart"/>
            <w:r w:rsidRPr="00F44AC4">
              <w:rPr>
                <w:lang w:val="fr-CH"/>
                <w:rPrChange w:id="139" w:author="Claude Eisenhut" w:date="2025-07-22T14:07:00Z">
                  <w:rPr/>
                </w:rPrChange>
              </w:rPr>
              <w:t>Response</w:t>
            </w:r>
            <w:proofErr w:type="spellEnd"/>
          </w:p>
        </w:tc>
        <w:tc>
          <w:tcPr>
            <w:tcW w:w="5149" w:type="dxa"/>
          </w:tcPr>
          <w:p w14:paraId="48211F8E" w14:textId="77777777" w:rsidR="00804EF5" w:rsidRDefault="00804EF5" w:rsidP="004F23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Rückgabe</w:t>
            </w:r>
          </w:p>
        </w:tc>
      </w:tr>
      <w:tr w:rsidR="00804EF5" w14:paraId="5B470705" w14:textId="77777777" w:rsidTr="00E546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  <w:tcBorders>
              <w:top w:val="single" w:sz="8" w:space="0" w:color="auto"/>
              <w:bottom w:val="single" w:sz="8" w:space="0" w:color="auto"/>
            </w:tcBorders>
          </w:tcPr>
          <w:p w14:paraId="40B77F77" w14:textId="77777777" w:rsidR="00804EF5" w:rsidRPr="00254715" w:rsidRDefault="00804EF5" w:rsidP="004F23AD">
            <w:pPr>
              <w:keepNext w:val="0"/>
              <w:keepLines w:val="0"/>
              <w:widowControl w:val="0"/>
              <w:rPr>
                <w:b w:val="0"/>
              </w:rPr>
            </w:pPr>
            <w:proofErr w:type="spellStart"/>
            <w:r w:rsidRPr="00254715">
              <w:rPr>
                <w:b w:val="0"/>
              </w:rPr>
              <w:t>pdf</w:t>
            </w:r>
            <w:proofErr w:type="spellEnd"/>
          </w:p>
        </w:tc>
        <w:tc>
          <w:tcPr>
            <w:tcW w:w="2264" w:type="dxa"/>
            <w:tcBorders>
              <w:top w:val="single" w:sz="8" w:space="0" w:color="auto"/>
              <w:bottom w:val="single" w:sz="8" w:space="0" w:color="auto"/>
            </w:tcBorders>
          </w:tcPr>
          <w:p w14:paraId="5AA1CDF2" w14:textId="77777777" w:rsidR="00804EF5" w:rsidRPr="00254715" w:rsidRDefault="00804EF5" w:rsidP="004F23A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54715">
              <w:t>application</w:t>
            </w:r>
            <w:proofErr w:type="spellEnd"/>
            <w:r w:rsidRPr="00254715">
              <w:t>/</w:t>
            </w:r>
            <w:proofErr w:type="spellStart"/>
            <w:r w:rsidRPr="00254715">
              <w:t>pdf</w:t>
            </w:r>
            <w:proofErr w:type="spellEnd"/>
          </w:p>
        </w:tc>
        <w:tc>
          <w:tcPr>
            <w:tcW w:w="5149" w:type="dxa"/>
            <w:tcBorders>
              <w:top w:val="single" w:sz="8" w:space="0" w:color="auto"/>
              <w:bottom w:val="single" w:sz="8" w:space="0" w:color="auto"/>
            </w:tcBorders>
          </w:tcPr>
          <w:p w14:paraId="0C66B554" w14:textId="3EA04D24" w:rsidR="00804EF5" w:rsidRDefault="00804EF5" w:rsidP="00884BB1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4715">
              <w:t>PDF gemäss Weisung «</w:t>
            </w:r>
            <w:r w:rsidR="006A4DAC" w:rsidRPr="00254715">
              <w:t>Amtliche Vermessung</w:t>
            </w:r>
            <w:r w:rsidRPr="00254715">
              <w:t xml:space="preserve">: </w:t>
            </w:r>
            <w:r w:rsidR="00254715" w:rsidRPr="00254715">
              <w:t>Auszug Grundstückinformation</w:t>
            </w:r>
            <w:r w:rsidRPr="00254715">
              <w:t>»</w:t>
            </w:r>
            <w:r w:rsidRPr="00254715">
              <w:rPr>
                <w:rStyle w:val="Appelnotedebasdep"/>
              </w:rPr>
              <w:footnoteReference w:id="3"/>
            </w:r>
            <w:r w:rsidRPr="00254715">
              <w:t>.</w:t>
            </w:r>
          </w:p>
        </w:tc>
      </w:tr>
      <w:tr w:rsidR="00804EF5" w14:paraId="0A33E383" w14:textId="77777777" w:rsidTr="00E546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  <w:tcBorders>
              <w:top w:val="single" w:sz="8" w:space="0" w:color="auto"/>
              <w:bottom w:val="single" w:sz="8" w:space="0" w:color="auto"/>
            </w:tcBorders>
          </w:tcPr>
          <w:p w14:paraId="4EE52ACD" w14:textId="77777777" w:rsidR="00804EF5" w:rsidRPr="00E471C8" w:rsidRDefault="00804EF5" w:rsidP="004F23AD">
            <w:pPr>
              <w:keepNext w:val="0"/>
              <w:keepLines w:val="0"/>
              <w:widowControl w:val="0"/>
              <w:rPr>
                <w:b w:val="0"/>
              </w:rPr>
            </w:pPr>
            <w:proofErr w:type="spellStart"/>
            <w:r>
              <w:rPr>
                <w:b w:val="0"/>
              </w:rPr>
              <w:lastRenderedPageBreak/>
              <w:t>url</w:t>
            </w:r>
            <w:proofErr w:type="spellEnd"/>
          </w:p>
        </w:tc>
        <w:tc>
          <w:tcPr>
            <w:tcW w:w="2264" w:type="dxa"/>
            <w:tcBorders>
              <w:top w:val="single" w:sz="8" w:space="0" w:color="auto"/>
              <w:bottom w:val="single" w:sz="8" w:space="0" w:color="auto"/>
            </w:tcBorders>
          </w:tcPr>
          <w:p w14:paraId="48A7C819" w14:textId="77777777" w:rsidR="00804EF5" w:rsidRDefault="00804EF5" w:rsidP="004F23A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5149" w:type="dxa"/>
            <w:tcBorders>
              <w:top w:val="single" w:sz="8" w:space="0" w:color="auto"/>
              <w:bottom w:val="single" w:sz="8" w:space="0" w:color="auto"/>
            </w:tcBorders>
          </w:tcPr>
          <w:p w14:paraId="67B447D0" w14:textId="18B793DC" w:rsidR="00804EF5" w:rsidRDefault="00804EF5" w:rsidP="004F23AD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Der Service liefert bei einem vorhandenen Grundstück eine http-Umleitung (http </w:t>
            </w:r>
            <w:proofErr w:type="spellStart"/>
            <w:r>
              <w:t>status</w:t>
            </w:r>
            <w:proofErr w:type="spellEnd"/>
            <w:r>
              <w:t xml:space="preserve"> 303) auf </w:t>
            </w:r>
            <w:r w:rsidR="00657D87">
              <w:t xml:space="preserve">das Portal der Grundstückinformation </w:t>
            </w:r>
            <w:r>
              <w:t xml:space="preserve">des Kantons betreffend dem abgefragten Grundstück. </w:t>
            </w:r>
            <w:r w:rsidR="005469FF">
              <w:t>Die Statusübermittlung bei e</w:t>
            </w:r>
            <w:r>
              <w:t>ine</w:t>
            </w:r>
            <w:r w:rsidR="005469FF">
              <w:t>r</w:t>
            </w:r>
            <w:r>
              <w:t xml:space="preserve"> erfolgreiche</w:t>
            </w:r>
            <w:r w:rsidR="005469FF">
              <w:t>n</w:t>
            </w:r>
            <w:r>
              <w:t xml:space="preserve"> Antwort (http </w:t>
            </w:r>
            <w:proofErr w:type="spellStart"/>
            <w:r>
              <w:t>status</w:t>
            </w:r>
            <w:proofErr w:type="spellEnd"/>
            <w:r>
              <w:t xml:space="preserve"> 200) ist nicht zulässig.</w:t>
            </w:r>
          </w:p>
        </w:tc>
      </w:tr>
      <w:tr w:rsidR="00804EF5" w14:paraId="50116AF5" w14:textId="77777777" w:rsidTr="00E546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  <w:tcBorders>
              <w:top w:val="single" w:sz="8" w:space="0" w:color="auto"/>
              <w:bottom w:val="single" w:sz="8" w:space="0" w:color="auto"/>
            </w:tcBorders>
          </w:tcPr>
          <w:p w14:paraId="03ABD01E" w14:textId="77777777" w:rsidR="00804EF5" w:rsidRPr="00E471C8" w:rsidRDefault="00804EF5" w:rsidP="004F23AD">
            <w:pPr>
              <w:keepNext w:val="0"/>
              <w:keepLines w:val="0"/>
              <w:widowControl w:val="0"/>
              <w:rPr>
                <w:b w:val="0"/>
              </w:rPr>
            </w:pPr>
            <w:proofErr w:type="spellStart"/>
            <w:r>
              <w:rPr>
                <w:b w:val="0"/>
              </w:rPr>
              <w:t>xml</w:t>
            </w:r>
            <w:proofErr w:type="spellEnd"/>
          </w:p>
        </w:tc>
        <w:tc>
          <w:tcPr>
            <w:tcW w:w="2264" w:type="dxa"/>
            <w:tcBorders>
              <w:top w:val="single" w:sz="8" w:space="0" w:color="auto"/>
              <w:bottom w:val="single" w:sz="8" w:space="0" w:color="auto"/>
            </w:tcBorders>
          </w:tcPr>
          <w:p w14:paraId="715BB2DD" w14:textId="77777777" w:rsidR="00804EF5" w:rsidRDefault="00804EF5" w:rsidP="004F23A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application</w:t>
            </w:r>
            <w:proofErr w:type="spellEnd"/>
            <w:r>
              <w:t>/</w:t>
            </w:r>
            <w:proofErr w:type="spellStart"/>
            <w:r>
              <w:t>xml</w:t>
            </w:r>
            <w:proofErr w:type="spellEnd"/>
          </w:p>
        </w:tc>
        <w:tc>
          <w:tcPr>
            <w:tcW w:w="5149" w:type="dxa"/>
            <w:tcBorders>
              <w:top w:val="single" w:sz="8" w:space="0" w:color="auto"/>
              <w:bottom w:val="single" w:sz="8" w:space="0" w:color="auto"/>
            </w:tcBorders>
          </w:tcPr>
          <w:p w14:paraId="65E9A951" w14:textId="06B82FFC" w:rsidR="00804EF5" w:rsidRDefault="00804EF5" w:rsidP="004F23AD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XML gemäss Weisung «</w:t>
            </w:r>
            <w:r w:rsidR="006A4DAC">
              <w:rPr>
                <w:highlight w:val="yellow"/>
              </w:rPr>
              <w:t>Amtliche Vermessung</w:t>
            </w:r>
            <w:r w:rsidRPr="009F01E8">
              <w:rPr>
                <w:highlight w:val="yellow"/>
              </w:rPr>
              <w:t>: DATA-Extract»</w:t>
            </w:r>
            <w:r w:rsidRPr="009F01E8">
              <w:rPr>
                <w:rStyle w:val="Appelnotedebasdep"/>
                <w:highlight w:val="yellow"/>
              </w:rPr>
              <w:footnoteReference w:id="4"/>
            </w:r>
            <w:r>
              <w:t xml:space="preserve"> (Daten, um einen Auszug ohne weitere </w:t>
            </w:r>
            <w:proofErr w:type="spellStart"/>
            <w:r>
              <w:t>Requests</w:t>
            </w:r>
            <w:proofErr w:type="spellEnd"/>
            <w:r>
              <w:t xml:space="preserve"> selber formatieren zu können). Format zwingend umzusetzen.</w:t>
            </w:r>
          </w:p>
        </w:tc>
      </w:tr>
    </w:tbl>
    <w:p w14:paraId="1E2C2F1B" w14:textId="77777777" w:rsidR="00804EF5" w:rsidRPr="00FB0169" w:rsidRDefault="00804EF5" w:rsidP="00804EF5">
      <w:pPr>
        <w:spacing w:before="240"/>
        <w:rPr>
          <w:b/>
        </w:rPr>
      </w:pPr>
      <w:bookmarkStart w:id="140" w:name="_Ref93418170"/>
      <w:r w:rsidRPr="00FB0169">
        <w:rPr>
          <w:b/>
        </w:rPr>
        <w:t>Übersicht der möglichen Kombinationen</w:t>
      </w:r>
      <w:bookmarkEnd w:id="140"/>
    </w:p>
    <w:p w14:paraId="2017F2CE" w14:textId="2B718E4F" w:rsidR="00804EF5" w:rsidRDefault="00804EF5" w:rsidP="00804EF5">
      <w:r w:rsidRPr="00F43FE2">
        <w:t>Die Tabelle zeigt die möglichen Ausführungen pro Auszugsformat gemäss den Aufruf-Parametern «GEOMETRY». «X» wird unterstützt, «-» wird nicht unterstützt und ergibt einen Fehler.</w:t>
      </w:r>
    </w:p>
    <w:tbl>
      <w:tblPr>
        <w:tblStyle w:val="Standardtabelleswisstopo"/>
        <w:tblW w:w="0" w:type="auto"/>
        <w:tblLook w:val="04A0" w:firstRow="1" w:lastRow="0" w:firstColumn="1" w:lastColumn="0" w:noHBand="0" w:noVBand="1"/>
      </w:tblPr>
      <w:tblGrid>
        <w:gridCol w:w="2956"/>
        <w:gridCol w:w="1518"/>
        <w:gridCol w:w="1518"/>
        <w:gridCol w:w="1518"/>
        <w:gridCol w:w="1518"/>
      </w:tblGrid>
      <w:tr w:rsidR="00254715" w14:paraId="3E1CA469" w14:textId="77777777" w:rsidTr="002547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4" w:type="dxa"/>
            <w:gridSpan w:val="2"/>
          </w:tcPr>
          <w:p w14:paraId="51CA9410" w14:textId="77777777" w:rsidR="00254715" w:rsidRDefault="00254715" w:rsidP="004F23AD">
            <w:r>
              <w:t>Aufruf-Parameter</w:t>
            </w:r>
          </w:p>
        </w:tc>
        <w:tc>
          <w:tcPr>
            <w:tcW w:w="1518" w:type="dxa"/>
          </w:tcPr>
          <w:p w14:paraId="639F11BC" w14:textId="77777777" w:rsidR="00254715" w:rsidRDefault="00254715" w:rsidP="004F23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PDF</w:t>
            </w:r>
          </w:p>
        </w:tc>
        <w:tc>
          <w:tcPr>
            <w:tcW w:w="1518" w:type="dxa"/>
          </w:tcPr>
          <w:p w14:paraId="68785706" w14:textId="77777777" w:rsidR="00254715" w:rsidRDefault="00254715" w:rsidP="004F23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XML</w:t>
            </w:r>
          </w:p>
        </w:tc>
        <w:tc>
          <w:tcPr>
            <w:tcW w:w="1518" w:type="dxa"/>
          </w:tcPr>
          <w:p w14:paraId="45D2ABFB" w14:textId="77777777" w:rsidR="00254715" w:rsidRDefault="00254715" w:rsidP="004F23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URL</w:t>
            </w:r>
          </w:p>
        </w:tc>
      </w:tr>
      <w:tr w:rsidR="00254715" w14:paraId="74B7ADC3" w14:textId="77777777" w:rsidTr="002547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6" w:type="dxa"/>
            <w:vMerge w:val="restart"/>
          </w:tcPr>
          <w:p w14:paraId="12246B47" w14:textId="7F183A23" w:rsidR="00254715" w:rsidRDefault="00254715" w:rsidP="004825A7">
            <w:pPr>
              <w:widowControl w:val="0"/>
            </w:pPr>
            <w:del w:id="141" w:author="Rey Isabelle swisstopo [3]" w:date="2025-07-29T07:38:00Z" w16du:dateUtc="2025-07-29T05:38:00Z">
              <w:r w:rsidDel="00165CB5">
                <w:delText>STATE</w:delText>
              </w:r>
            </w:del>
            <w:ins w:id="142" w:author="Rey Isabelle swisstopo [3]" w:date="2025-07-29T07:38:00Z" w16du:dateUtc="2025-07-29T05:38:00Z">
              <w:r w:rsidR="00165CB5">
                <w:t>PROVISIONAL</w:t>
              </w:r>
            </w:ins>
          </w:p>
        </w:tc>
        <w:tc>
          <w:tcPr>
            <w:tcW w:w="1518" w:type="dxa"/>
            <w:tcBorders>
              <w:top w:val="single" w:sz="2" w:space="0" w:color="auto"/>
              <w:bottom w:val="single" w:sz="2" w:space="0" w:color="auto"/>
            </w:tcBorders>
          </w:tcPr>
          <w:p w14:paraId="1A342CC1" w14:textId="77777777" w:rsidR="00254715" w:rsidRDefault="00254715" w:rsidP="004825A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true</w:t>
            </w:r>
            <w:proofErr w:type="spellEnd"/>
            <w:r>
              <w:t xml:space="preserve"> (mit)</w:t>
            </w:r>
          </w:p>
        </w:tc>
        <w:tc>
          <w:tcPr>
            <w:tcW w:w="1518" w:type="dxa"/>
            <w:tcBorders>
              <w:top w:val="single" w:sz="2" w:space="0" w:color="auto"/>
              <w:bottom w:val="single" w:sz="2" w:space="0" w:color="auto"/>
            </w:tcBorders>
          </w:tcPr>
          <w:p w14:paraId="5EA5B729" w14:textId="2C751035" w:rsidR="00254715" w:rsidRDefault="00254715" w:rsidP="004825A7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518" w:type="dxa"/>
            <w:tcBorders>
              <w:top w:val="single" w:sz="2" w:space="0" w:color="auto"/>
              <w:bottom w:val="single" w:sz="2" w:space="0" w:color="auto"/>
            </w:tcBorders>
          </w:tcPr>
          <w:p w14:paraId="167091F0" w14:textId="77777777" w:rsidR="00254715" w:rsidRDefault="00254715" w:rsidP="004825A7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518" w:type="dxa"/>
            <w:tcBorders>
              <w:top w:val="single" w:sz="2" w:space="0" w:color="auto"/>
              <w:bottom w:val="single" w:sz="2" w:space="0" w:color="auto"/>
            </w:tcBorders>
          </w:tcPr>
          <w:p w14:paraId="201F882B" w14:textId="21A7C9F7" w:rsidR="00254715" w:rsidRDefault="00254715" w:rsidP="004825A7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</w:tr>
      <w:tr w:rsidR="00254715" w14:paraId="06887FBF" w14:textId="77777777" w:rsidTr="002547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6" w:type="dxa"/>
            <w:vMerge/>
          </w:tcPr>
          <w:p w14:paraId="4592115E" w14:textId="77777777" w:rsidR="00254715" w:rsidRDefault="00254715" w:rsidP="004825A7">
            <w:pPr>
              <w:widowControl w:val="0"/>
            </w:pPr>
          </w:p>
        </w:tc>
        <w:tc>
          <w:tcPr>
            <w:tcW w:w="1518" w:type="dxa"/>
            <w:tcBorders>
              <w:top w:val="single" w:sz="2" w:space="0" w:color="auto"/>
              <w:bottom w:val="single" w:sz="8" w:space="0" w:color="auto"/>
            </w:tcBorders>
          </w:tcPr>
          <w:p w14:paraId="0FB122FC" w14:textId="77777777" w:rsidR="00254715" w:rsidRDefault="00254715" w:rsidP="004825A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false</w:t>
            </w:r>
            <w:proofErr w:type="spellEnd"/>
            <w:r>
              <w:t xml:space="preserve"> (ohne)</w:t>
            </w:r>
          </w:p>
        </w:tc>
        <w:tc>
          <w:tcPr>
            <w:tcW w:w="1518" w:type="dxa"/>
            <w:tcBorders>
              <w:top w:val="single" w:sz="2" w:space="0" w:color="auto"/>
              <w:bottom w:val="single" w:sz="8" w:space="0" w:color="auto"/>
            </w:tcBorders>
          </w:tcPr>
          <w:p w14:paraId="1997DD3D" w14:textId="290F475F" w:rsidR="00254715" w:rsidRDefault="00254715" w:rsidP="004825A7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518" w:type="dxa"/>
            <w:tcBorders>
              <w:top w:val="single" w:sz="2" w:space="0" w:color="auto"/>
              <w:bottom w:val="single" w:sz="8" w:space="0" w:color="auto"/>
            </w:tcBorders>
          </w:tcPr>
          <w:p w14:paraId="720F2FC5" w14:textId="77777777" w:rsidR="00254715" w:rsidRDefault="00254715" w:rsidP="004825A7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518" w:type="dxa"/>
            <w:tcBorders>
              <w:top w:val="single" w:sz="2" w:space="0" w:color="auto"/>
              <w:bottom w:val="single" w:sz="8" w:space="0" w:color="auto"/>
            </w:tcBorders>
          </w:tcPr>
          <w:p w14:paraId="1AFA11C5" w14:textId="413F6689" w:rsidR="00254715" w:rsidRDefault="00254715" w:rsidP="004825A7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</w:tr>
      <w:tr w:rsidR="00254715" w14:paraId="20C152A0" w14:textId="77777777" w:rsidTr="002547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6" w:type="dxa"/>
            <w:vMerge w:val="restart"/>
          </w:tcPr>
          <w:p w14:paraId="6BAA0A64" w14:textId="77777777" w:rsidR="00254715" w:rsidRDefault="00254715" w:rsidP="004F23AD">
            <w:pPr>
              <w:widowControl w:val="0"/>
            </w:pPr>
            <w:r>
              <w:t>GEOMETRY</w:t>
            </w:r>
          </w:p>
        </w:tc>
        <w:tc>
          <w:tcPr>
            <w:tcW w:w="1518" w:type="dxa"/>
            <w:tcBorders>
              <w:top w:val="single" w:sz="2" w:space="0" w:color="auto"/>
              <w:bottom w:val="single" w:sz="2" w:space="0" w:color="auto"/>
            </w:tcBorders>
          </w:tcPr>
          <w:p w14:paraId="755D8B32" w14:textId="77777777" w:rsidR="00254715" w:rsidRDefault="00254715" w:rsidP="004F23A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true</w:t>
            </w:r>
            <w:proofErr w:type="spellEnd"/>
            <w:r>
              <w:t xml:space="preserve"> (mit)</w:t>
            </w:r>
          </w:p>
        </w:tc>
        <w:tc>
          <w:tcPr>
            <w:tcW w:w="1518" w:type="dxa"/>
            <w:tcBorders>
              <w:top w:val="single" w:sz="2" w:space="0" w:color="auto"/>
              <w:bottom w:val="single" w:sz="2" w:space="0" w:color="auto"/>
            </w:tcBorders>
          </w:tcPr>
          <w:p w14:paraId="20B1FA85" w14:textId="77777777" w:rsidR="00254715" w:rsidRDefault="00254715" w:rsidP="004F23AD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18" w:type="dxa"/>
            <w:tcBorders>
              <w:top w:val="single" w:sz="2" w:space="0" w:color="auto"/>
              <w:bottom w:val="single" w:sz="2" w:space="0" w:color="auto"/>
            </w:tcBorders>
          </w:tcPr>
          <w:p w14:paraId="66E495CF" w14:textId="77777777" w:rsidR="00254715" w:rsidRDefault="00254715" w:rsidP="004F23AD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518" w:type="dxa"/>
            <w:tcBorders>
              <w:top w:val="single" w:sz="2" w:space="0" w:color="auto"/>
              <w:bottom w:val="single" w:sz="2" w:space="0" w:color="auto"/>
            </w:tcBorders>
          </w:tcPr>
          <w:p w14:paraId="3505209F" w14:textId="77777777" w:rsidR="00254715" w:rsidRDefault="00254715" w:rsidP="004F23AD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254715" w14:paraId="4CD852E3" w14:textId="77777777" w:rsidTr="002547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6" w:type="dxa"/>
            <w:vMerge/>
          </w:tcPr>
          <w:p w14:paraId="338B75F4" w14:textId="77777777" w:rsidR="00254715" w:rsidRDefault="00254715" w:rsidP="004F23AD">
            <w:pPr>
              <w:widowControl w:val="0"/>
            </w:pPr>
          </w:p>
        </w:tc>
        <w:tc>
          <w:tcPr>
            <w:tcW w:w="1518" w:type="dxa"/>
            <w:tcBorders>
              <w:top w:val="single" w:sz="2" w:space="0" w:color="auto"/>
              <w:bottom w:val="single" w:sz="8" w:space="0" w:color="auto"/>
            </w:tcBorders>
          </w:tcPr>
          <w:p w14:paraId="0838E377" w14:textId="77777777" w:rsidR="00254715" w:rsidRDefault="00254715" w:rsidP="004F23A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false</w:t>
            </w:r>
            <w:proofErr w:type="spellEnd"/>
            <w:r>
              <w:t xml:space="preserve"> (ohne)</w:t>
            </w:r>
          </w:p>
        </w:tc>
        <w:tc>
          <w:tcPr>
            <w:tcW w:w="1518" w:type="dxa"/>
            <w:tcBorders>
              <w:top w:val="single" w:sz="2" w:space="0" w:color="auto"/>
              <w:bottom w:val="single" w:sz="8" w:space="0" w:color="auto"/>
            </w:tcBorders>
          </w:tcPr>
          <w:p w14:paraId="097B0D32" w14:textId="77777777" w:rsidR="00254715" w:rsidRDefault="00254715" w:rsidP="004F23AD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18" w:type="dxa"/>
            <w:tcBorders>
              <w:top w:val="single" w:sz="2" w:space="0" w:color="auto"/>
              <w:bottom w:val="single" w:sz="8" w:space="0" w:color="auto"/>
            </w:tcBorders>
          </w:tcPr>
          <w:p w14:paraId="50B5FD25" w14:textId="77777777" w:rsidR="00254715" w:rsidRDefault="00254715" w:rsidP="004F23AD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518" w:type="dxa"/>
            <w:tcBorders>
              <w:top w:val="single" w:sz="2" w:space="0" w:color="auto"/>
              <w:bottom w:val="single" w:sz="8" w:space="0" w:color="auto"/>
            </w:tcBorders>
          </w:tcPr>
          <w:p w14:paraId="2D3106A2" w14:textId="77777777" w:rsidR="00254715" w:rsidRDefault="00254715" w:rsidP="004F23AD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</w:tbl>
    <w:p w14:paraId="21F0A6BC" w14:textId="3BACDEBF" w:rsidR="00804EF5" w:rsidRPr="00FB0169" w:rsidRDefault="00804EF5" w:rsidP="00804EF5">
      <w:pPr>
        <w:spacing w:before="240"/>
        <w:rPr>
          <w:b/>
        </w:rPr>
      </w:pPr>
      <w:r w:rsidRPr="00FB0169">
        <w:rPr>
          <w:b/>
        </w:rPr>
        <w:t>Daten zu einem DATA-Extract (XML)</w:t>
      </w:r>
    </w:p>
    <w:p w14:paraId="28392CBA" w14:textId="71EA0752" w:rsidR="00C67979" w:rsidRDefault="00804EF5" w:rsidP="00804EF5">
      <w:r w:rsidRPr="00CE2BE9">
        <w:t>Diese Art der Rückgabe liefert die erforderlichen Daten, um einen Auszug ohne weiteren Request selber formatieren zu können, z.B</w:t>
      </w:r>
      <w:r>
        <w:t>.</w:t>
      </w:r>
      <w:r w:rsidRPr="00CE2BE9">
        <w:t xml:space="preserve"> als HTML-Seite oder zur Auswertung in einer Software. Die Struktur und die Daten des Auszugs (XML) sind der Weisung «</w:t>
      </w:r>
      <w:r w:rsidR="001D5686">
        <w:rPr>
          <w:highlight w:val="yellow"/>
        </w:rPr>
        <w:t>Amtliche Vermessung</w:t>
      </w:r>
      <w:r w:rsidRPr="009F01E8">
        <w:rPr>
          <w:highlight w:val="yellow"/>
        </w:rPr>
        <w:t>: DATA-Extract»</w:t>
      </w:r>
      <w:r w:rsidRPr="009F01E8">
        <w:rPr>
          <w:rStyle w:val="Appelnotedebasdep"/>
          <w:highlight w:val="yellow"/>
        </w:rPr>
        <w:footnoteReference w:id="5"/>
      </w:r>
      <w:r w:rsidRPr="00CE2BE9">
        <w:t xml:space="preserve"> zu entnehmen.</w:t>
      </w:r>
    </w:p>
    <w:p w14:paraId="13FAEDB3" w14:textId="77777777" w:rsidR="009356D9" w:rsidRDefault="009356D9" w:rsidP="009356D9">
      <w:pPr>
        <w:pStyle w:val="Titre3"/>
      </w:pPr>
      <w:bookmarkStart w:id="143" w:name="_Toc127974793"/>
      <w:proofErr w:type="spellStart"/>
      <w:r>
        <w:t>StatusCodes</w:t>
      </w:r>
      <w:proofErr w:type="spellEnd"/>
      <w:r>
        <w:t xml:space="preserve"> und Fehler</w:t>
      </w:r>
      <w:bookmarkEnd w:id="143"/>
    </w:p>
    <w:tbl>
      <w:tblPr>
        <w:tblStyle w:val="Standardtabelleswisstopo"/>
        <w:tblW w:w="0" w:type="auto"/>
        <w:tblLook w:val="04A0" w:firstRow="1" w:lastRow="0" w:firstColumn="1" w:lastColumn="0" w:noHBand="0" w:noVBand="1"/>
      </w:tblPr>
      <w:tblGrid>
        <w:gridCol w:w="2277"/>
        <w:gridCol w:w="6831"/>
      </w:tblGrid>
      <w:tr w:rsidR="009356D9" w14:paraId="7E16ABE7" w14:textId="77777777" w:rsidTr="001D27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</w:tcPr>
          <w:p w14:paraId="3DE44B9E" w14:textId="77777777" w:rsidR="009356D9" w:rsidRDefault="009356D9" w:rsidP="004F23AD">
            <w:r>
              <w:t>http Status Code</w:t>
            </w:r>
          </w:p>
        </w:tc>
        <w:tc>
          <w:tcPr>
            <w:tcW w:w="6831" w:type="dxa"/>
          </w:tcPr>
          <w:p w14:paraId="7A35D419" w14:textId="77777777" w:rsidR="009356D9" w:rsidRDefault="009356D9" w:rsidP="004F23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Bedeutung</w:t>
            </w:r>
          </w:p>
        </w:tc>
      </w:tr>
      <w:tr w:rsidR="009356D9" w14:paraId="5FA29E86" w14:textId="77777777" w:rsidTr="001D2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  <w:tcBorders>
              <w:top w:val="single" w:sz="8" w:space="0" w:color="auto"/>
              <w:bottom w:val="single" w:sz="8" w:space="0" w:color="auto"/>
            </w:tcBorders>
          </w:tcPr>
          <w:p w14:paraId="46CDC19E" w14:textId="77777777" w:rsidR="009356D9" w:rsidRPr="00E471C8" w:rsidRDefault="009356D9" w:rsidP="004F23AD">
            <w:pPr>
              <w:keepNext w:val="0"/>
              <w:keepLines w:val="0"/>
              <w:widowControl w:val="0"/>
              <w:rPr>
                <w:b w:val="0"/>
              </w:rPr>
            </w:pPr>
            <w:r>
              <w:rPr>
                <w:b w:val="0"/>
              </w:rPr>
              <w:t>200</w:t>
            </w:r>
          </w:p>
        </w:tc>
        <w:tc>
          <w:tcPr>
            <w:tcW w:w="6831" w:type="dxa"/>
            <w:tcBorders>
              <w:top w:val="single" w:sz="8" w:space="0" w:color="auto"/>
              <w:bottom w:val="single" w:sz="8" w:space="0" w:color="auto"/>
            </w:tcBorders>
          </w:tcPr>
          <w:p w14:paraId="5E89983F" w14:textId="77777777" w:rsidR="009356D9" w:rsidRDefault="009356D9" w:rsidP="004F23AD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OK, Antwort konnte erstellt werden. Nicht zulässig bei FORMAT=</w:t>
            </w:r>
            <w:proofErr w:type="spellStart"/>
            <w:r>
              <w:t>url</w:t>
            </w:r>
            <w:proofErr w:type="spellEnd"/>
          </w:p>
        </w:tc>
      </w:tr>
      <w:tr w:rsidR="009356D9" w14:paraId="69615475" w14:textId="77777777" w:rsidTr="001D2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  <w:tcBorders>
              <w:top w:val="single" w:sz="8" w:space="0" w:color="auto"/>
              <w:bottom w:val="single" w:sz="8" w:space="0" w:color="auto"/>
            </w:tcBorders>
          </w:tcPr>
          <w:p w14:paraId="7CA85B42" w14:textId="77777777" w:rsidR="009356D9" w:rsidRPr="00E471C8" w:rsidRDefault="009356D9" w:rsidP="004F23AD">
            <w:pPr>
              <w:keepNext w:val="0"/>
              <w:keepLines w:val="0"/>
              <w:widowControl w:val="0"/>
              <w:rPr>
                <w:b w:val="0"/>
              </w:rPr>
            </w:pPr>
            <w:r>
              <w:rPr>
                <w:b w:val="0"/>
              </w:rPr>
              <w:t>204</w:t>
            </w:r>
          </w:p>
        </w:tc>
        <w:tc>
          <w:tcPr>
            <w:tcW w:w="6831" w:type="dxa"/>
            <w:tcBorders>
              <w:top w:val="single" w:sz="8" w:space="0" w:color="auto"/>
              <w:bottom w:val="single" w:sz="8" w:space="0" w:color="auto"/>
            </w:tcBorders>
          </w:tcPr>
          <w:p w14:paraId="61C1F859" w14:textId="77777777" w:rsidR="009356D9" w:rsidRDefault="009356D9" w:rsidP="004F23AD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Kein Grundstück </w:t>
            </w:r>
            <w:r w:rsidRPr="007943A5">
              <w:t>mit dieser ID</w:t>
            </w:r>
          </w:p>
        </w:tc>
      </w:tr>
      <w:tr w:rsidR="009356D9" w14:paraId="0E9D65B7" w14:textId="77777777" w:rsidTr="001D2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  <w:tcBorders>
              <w:top w:val="single" w:sz="8" w:space="0" w:color="auto"/>
              <w:bottom w:val="single" w:sz="8" w:space="0" w:color="auto"/>
            </w:tcBorders>
          </w:tcPr>
          <w:p w14:paraId="55F1FC72" w14:textId="77777777" w:rsidR="009356D9" w:rsidRPr="00E471C8" w:rsidRDefault="009356D9" w:rsidP="004F23AD">
            <w:pPr>
              <w:keepNext w:val="0"/>
              <w:keepLines w:val="0"/>
              <w:widowControl w:val="0"/>
              <w:rPr>
                <w:b w:val="0"/>
              </w:rPr>
            </w:pPr>
            <w:r>
              <w:rPr>
                <w:b w:val="0"/>
              </w:rPr>
              <w:t>303</w:t>
            </w:r>
          </w:p>
        </w:tc>
        <w:tc>
          <w:tcPr>
            <w:tcW w:w="6831" w:type="dxa"/>
            <w:tcBorders>
              <w:top w:val="single" w:sz="8" w:space="0" w:color="auto"/>
              <w:bottom w:val="single" w:sz="8" w:space="0" w:color="auto"/>
            </w:tcBorders>
          </w:tcPr>
          <w:p w14:paraId="3F6E897D" w14:textId="77777777" w:rsidR="009356D9" w:rsidRDefault="009356D9" w:rsidP="004F23AD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E2BE9">
              <w:t>Umleitung auf eine andere URL. Die HTML-Seite wird durch einen anderen Dienst generiert. Nur bei FORMAT=</w:t>
            </w:r>
            <w:proofErr w:type="spellStart"/>
            <w:r w:rsidRPr="00CE2BE9">
              <w:t>url</w:t>
            </w:r>
            <w:proofErr w:type="spellEnd"/>
            <w:r w:rsidRPr="00CE2BE9">
              <w:t xml:space="preserve"> zulässig</w:t>
            </w:r>
          </w:p>
        </w:tc>
      </w:tr>
      <w:tr w:rsidR="009356D9" w14:paraId="691DEDDF" w14:textId="77777777" w:rsidTr="001D2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  <w:tcBorders>
              <w:top w:val="single" w:sz="8" w:space="0" w:color="auto"/>
              <w:bottom w:val="single" w:sz="8" w:space="0" w:color="auto"/>
            </w:tcBorders>
          </w:tcPr>
          <w:p w14:paraId="4753E723" w14:textId="77777777" w:rsidR="009356D9" w:rsidRPr="00E471C8" w:rsidRDefault="009356D9" w:rsidP="004F23AD">
            <w:pPr>
              <w:keepNext w:val="0"/>
              <w:keepLines w:val="0"/>
              <w:widowControl w:val="0"/>
              <w:rPr>
                <w:b w:val="0"/>
              </w:rPr>
            </w:pPr>
            <w:r>
              <w:rPr>
                <w:b w:val="0"/>
              </w:rPr>
              <w:t>500</w:t>
            </w:r>
          </w:p>
        </w:tc>
        <w:tc>
          <w:tcPr>
            <w:tcW w:w="6831" w:type="dxa"/>
            <w:tcBorders>
              <w:top w:val="single" w:sz="8" w:space="0" w:color="auto"/>
              <w:bottom w:val="single" w:sz="8" w:space="0" w:color="auto"/>
            </w:tcBorders>
          </w:tcPr>
          <w:p w14:paraId="78D6F264" w14:textId="77777777" w:rsidR="009356D9" w:rsidRDefault="009356D9" w:rsidP="004F23AD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Anderer Fehler</w:t>
            </w:r>
          </w:p>
        </w:tc>
      </w:tr>
    </w:tbl>
    <w:p w14:paraId="137866ED" w14:textId="6D61D253" w:rsidR="009356D9" w:rsidRDefault="009356D9" w:rsidP="009356D9">
      <w:pPr>
        <w:pStyle w:val="Titre2"/>
      </w:pPr>
      <w:bookmarkStart w:id="144" w:name="_Toc127974794"/>
      <w:proofErr w:type="spellStart"/>
      <w:r>
        <w:t>GetCapabilities</w:t>
      </w:r>
      <w:proofErr w:type="spellEnd"/>
      <w:r>
        <w:t>()</w:t>
      </w:r>
      <w:bookmarkEnd w:id="144"/>
    </w:p>
    <w:p w14:paraId="2AE9A8DE" w14:textId="4A160C96" w:rsidR="009356D9" w:rsidRDefault="009356D9" w:rsidP="00804EF5">
      <w:r w:rsidRPr="00CE2BE9">
        <w:t>Diese Funktion liefert die Eigenschaften dieses Services.</w:t>
      </w:r>
    </w:p>
    <w:p w14:paraId="6AD262B7" w14:textId="77777777" w:rsidR="009356D9" w:rsidRDefault="009356D9" w:rsidP="009356D9">
      <w:pPr>
        <w:pStyle w:val="Titre3"/>
      </w:pPr>
      <w:bookmarkStart w:id="145" w:name="_Toc127974795"/>
      <w:r>
        <w:lastRenderedPageBreak/>
        <w:t>Beispiele</w:t>
      </w:r>
      <w:bookmarkEnd w:id="145"/>
    </w:p>
    <w:p w14:paraId="24220509" w14:textId="346DB789" w:rsidR="009356D9" w:rsidRDefault="009356D9" w:rsidP="009356D9">
      <w:r>
        <w:t>https://example.com/av/</w:t>
      </w:r>
      <w:r w:rsidRPr="00CE2BE9">
        <w:t>capabilities</w:t>
      </w:r>
      <w:del w:id="146" w:author="Rey Isabelle swisstopo [3]" w:date="2025-07-29T07:40:00Z" w16du:dateUtc="2025-07-29T05:40:00Z">
        <w:r w:rsidDel="00CC2F6D">
          <w:delText>/xml</w:delText>
        </w:r>
      </w:del>
    </w:p>
    <w:p w14:paraId="13937264" w14:textId="77777777" w:rsidR="009356D9" w:rsidRDefault="009356D9" w:rsidP="009356D9">
      <w:pPr>
        <w:pStyle w:val="Titre3"/>
      </w:pPr>
      <w:bookmarkStart w:id="147" w:name="_Toc127974796"/>
      <w:r>
        <w:t>Syntax</w:t>
      </w:r>
      <w:bookmarkEnd w:id="147"/>
    </w:p>
    <w:p w14:paraId="23C6842F" w14:textId="4E211587" w:rsidR="009356D9" w:rsidRPr="00E34F0C" w:rsidRDefault="009356D9" w:rsidP="009356D9">
      <w:pPr>
        <w:rPr>
          <w:rStyle w:val="Code"/>
        </w:rPr>
      </w:pPr>
      <w:r w:rsidRPr="004F3649">
        <w:rPr>
          <w:rStyle w:val="Code"/>
        </w:rPr>
        <w:t>${</w:t>
      </w:r>
      <w:proofErr w:type="spellStart"/>
      <w:r w:rsidRPr="004F3649">
        <w:rPr>
          <w:rStyle w:val="Code"/>
        </w:rPr>
        <w:t>baseurl</w:t>
      </w:r>
      <w:proofErr w:type="spellEnd"/>
      <w:r w:rsidRPr="004F3649">
        <w:rPr>
          <w:rStyle w:val="Code"/>
        </w:rPr>
        <w:t>}/</w:t>
      </w:r>
      <w:proofErr w:type="spellStart"/>
      <w:r w:rsidRPr="004F3649">
        <w:rPr>
          <w:rStyle w:val="Code"/>
        </w:rPr>
        <w:t>capabilities</w:t>
      </w:r>
      <w:proofErr w:type="spellEnd"/>
      <w:del w:id="148" w:author="Rey Isabelle swisstopo [3]" w:date="2025-07-29T07:40:00Z" w16du:dateUtc="2025-07-29T05:40:00Z">
        <w:r w:rsidRPr="004F3649" w:rsidDel="00CC2F6D">
          <w:rPr>
            <w:rStyle w:val="Code"/>
          </w:rPr>
          <w:delText>/${FORMAT}</w:delText>
        </w:r>
      </w:del>
    </w:p>
    <w:p w14:paraId="11C9C4FC" w14:textId="77777777" w:rsidR="009356D9" w:rsidRDefault="009356D9" w:rsidP="009356D9">
      <w:pPr>
        <w:spacing w:before="240"/>
      </w:pPr>
      <w:proofErr w:type="gramStart"/>
      <w:r w:rsidRPr="007943A5">
        <w:t>HTTP Methode</w:t>
      </w:r>
      <w:proofErr w:type="gramEnd"/>
      <w:r w:rsidRPr="007943A5">
        <w:t>: GET</w:t>
      </w:r>
    </w:p>
    <w:p w14:paraId="0496BD16" w14:textId="1B5C5968" w:rsidR="009356D9" w:rsidDel="00CC2F6D" w:rsidRDefault="009356D9" w:rsidP="009356D9">
      <w:pPr>
        <w:pStyle w:val="Titre3"/>
        <w:rPr>
          <w:del w:id="149" w:author="Rey Isabelle swisstopo [3]" w:date="2025-07-29T07:40:00Z" w16du:dateUtc="2025-07-29T05:40:00Z"/>
        </w:rPr>
      </w:pPr>
      <w:bookmarkStart w:id="150" w:name="_Toc127974797"/>
      <w:del w:id="151" w:author="Rey Isabelle swisstopo [3]" w:date="2025-07-29T07:40:00Z" w16du:dateUtc="2025-07-29T05:40:00Z">
        <w:r w:rsidDel="00CC2F6D">
          <w:delText>Parameter</w:delText>
        </w:r>
        <w:bookmarkEnd w:id="150"/>
      </w:del>
    </w:p>
    <w:tbl>
      <w:tblPr>
        <w:tblStyle w:val="Standardtabelleswisstopo"/>
        <w:tblW w:w="0" w:type="auto"/>
        <w:tblLook w:val="04A0" w:firstRow="1" w:lastRow="0" w:firstColumn="1" w:lastColumn="0" w:noHBand="0" w:noVBand="1"/>
      </w:tblPr>
      <w:tblGrid>
        <w:gridCol w:w="1833"/>
        <w:gridCol w:w="1843"/>
        <w:gridCol w:w="1276"/>
        <w:gridCol w:w="4156"/>
      </w:tblGrid>
      <w:tr w:rsidR="009356D9" w:rsidDel="00CC2F6D" w14:paraId="5F8C1426" w14:textId="1A8FDC99" w:rsidTr="004F23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del w:id="152" w:author="Rey Isabelle swisstopo [3]" w:date="2025-07-29T07:40:00Z" w16du:dateUtc="2025-07-29T05:40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3" w:type="dxa"/>
          </w:tcPr>
          <w:p w14:paraId="6785D348" w14:textId="389ACDF1" w:rsidR="009356D9" w:rsidDel="00CC2F6D" w:rsidRDefault="009356D9" w:rsidP="004F23AD">
            <w:pPr>
              <w:rPr>
                <w:del w:id="153" w:author="Rey Isabelle swisstopo [3]" w:date="2025-07-29T07:40:00Z" w16du:dateUtc="2025-07-29T05:40:00Z"/>
              </w:rPr>
            </w:pPr>
            <w:del w:id="154" w:author="Rey Isabelle swisstopo [3]" w:date="2025-07-29T07:40:00Z" w16du:dateUtc="2025-07-29T05:40:00Z">
              <w:r w:rsidDel="00CC2F6D">
                <w:delText>Name</w:delText>
              </w:r>
            </w:del>
          </w:p>
        </w:tc>
        <w:tc>
          <w:tcPr>
            <w:tcW w:w="1843" w:type="dxa"/>
          </w:tcPr>
          <w:p w14:paraId="14076C0B" w14:textId="6C291861" w:rsidR="009356D9" w:rsidDel="00CC2F6D" w:rsidRDefault="009356D9" w:rsidP="004F23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155" w:author="Rey Isabelle swisstopo [3]" w:date="2025-07-29T07:40:00Z" w16du:dateUtc="2025-07-29T05:40:00Z"/>
              </w:rPr>
            </w:pPr>
            <w:del w:id="156" w:author="Rey Isabelle swisstopo [3]" w:date="2025-07-29T07:40:00Z" w16du:dateUtc="2025-07-29T05:40:00Z">
              <w:r w:rsidDel="00CC2F6D">
                <w:delText>Typ</w:delText>
              </w:r>
            </w:del>
          </w:p>
        </w:tc>
        <w:tc>
          <w:tcPr>
            <w:tcW w:w="1276" w:type="dxa"/>
          </w:tcPr>
          <w:p w14:paraId="7BC89146" w14:textId="34E0A444" w:rsidR="009356D9" w:rsidDel="00CC2F6D" w:rsidRDefault="009356D9" w:rsidP="004F23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157" w:author="Rey Isabelle swisstopo [3]" w:date="2025-07-29T07:40:00Z" w16du:dateUtc="2025-07-29T05:40:00Z"/>
              </w:rPr>
            </w:pPr>
            <w:del w:id="158" w:author="Rey Isabelle swisstopo [3]" w:date="2025-07-29T07:40:00Z" w16du:dateUtc="2025-07-29T05:40:00Z">
              <w:r w:rsidDel="00CC2F6D">
                <w:delText>Optional / Zwingend</w:delText>
              </w:r>
            </w:del>
          </w:p>
        </w:tc>
        <w:tc>
          <w:tcPr>
            <w:tcW w:w="4156" w:type="dxa"/>
          </w:tcPr>
          <w:p w14:paraId="587A1BDF" w14:textId="14D06A6F" w:rsidR="009356D9" w:rsidDel="00CC2F6D" w:rsidRDefault="009356D9" w:rsidP="004F23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159" w:author="Rey Isabelle swisstopo [3]" w:date="2025-07-29T07:40:00Z" w16du:dateUtc="2025-07-29T05:40:00Z"/>
              </w:rPr>
            </w:pPr>
            <w:del w:id="160" w:author="Rey Isabelle swisstopo [3]" w:date="2025-07-29T07:40:00Z" w16du:dateUtc="2025-07-29T05:40:00Z">
              <w:r w:rsidDel="00CC2F6D">
                <w:delText>Beschreibung</w:delText>
              </w:r>
            </w:del>
          </w:p>
        </w:tc>
      </w:tr>
      <w:tr w:rsidR="009356D9" w:rsidDel="00CC2F6D" w14:paraId="4537194D" w14:textId="17718D16" w:rsidTr="004F23AD">
        <w:trPr>
          <w:del w:id="161" w:author="Rey Isabelle swisstopo [3]" w:date="2025-07-29T07:40:00Z" w16du:dateUtc="2025-07-29T05:40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3" w:type="dxa"/>
          </w:tcPr>
          <w:p w14:paraId="1BEDE35A" w14:textId="77A4CED5" w:rsidR="009356D9" w:rsidRPr="00BF3616" w:rsidDel="00CC2F6D" w:rsidRDefault="009356D9" w:rsidP="004F23AD">
            <w:pPr>
              <w:keepNext w:val="0"/>
              <w:keepLines w:val="0"/>
              <w:widowControl w:val="0"/>
              <w:rPr>
                <w:del w:id="162" w:author="Rey Isabelle swisstopo [3]" w:date="2025-07-29T07:40:00Z" w16du:dateUtc="2025-07-29T05:40:00Z"/>
                <w:b w:val="0"/>
                <w:highlight w:val="yellow"/>
              </w:rPr>
            </w:pPr>
            <w:commentRangeStart w:id="163"/>
            <w:commentRangeStart w:id="164"/>
            <w:del w:id="165" w:author="Rey Isabelle swisstopo [3]" w:date="2025-07-29T07:40:00Z" w16du:dateUtc="2025-07-29T05:40:00Z">
              <w:r w:rsidRPr="00BF3616" w:rsidDel="00CC2F6D">
                <w:rPr>
                  <w:b w:val="0"/>
                  <w:highlight w:val="yellow"/>
                </w:rPr>
                <w:delText>FORMAT</w:delText>
              </w:r>
            </w:del>
          </w:p>
        </w:tc>
        <w:tc>
          <w:tcPr>
            <w:tcW w:w="1843" w:type="dxa"/>
          </w:tcPr>
          <w:p w14:paraId="1037BC9B" w14:textId="6FECCFAD" w:rsidR="009356D9" w:rsidRPr="00BF3616" w:rsidDel="00CC2F6D" w:rsidRDefault="009356D9" w:rsidP="004F23A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6" w:author="Rey Isabelle swisstopo [3]" w:date="2025-07-29T07:40:00Z" w16du:dateUtc="2025-07-29T05:40:00Z"/>
                <w:highlight w:val="yellow"/>
              </w:rPr>
            </w:pPr>
            <w:del w:id="167" w:author="Rey Isabelle swisstopo [3]" w:date="2025-07-29T07:40:00Z" w16du:dateUtc="2025-07-29T05:40:00Z">
              <w:r w:rsidRPr="00BF3616" w:rsidDel="00CC2F6D">
                <w:rPr>
                  <w:highlight w:val="yellow"/>
                </w:rPr>
                <w:delText>URL-Path</w:delText>
              </w:r>
            </w:del>
          </w:p>
        </w:tc>
        <w:tc>
          <w:tcPr>
            <w:tcW w:w="1276" w:type="dxa"/>
          </w:tcPr>
          <w:p w14:paraId="454B2FAB" w14:textId="61E6B54C" w:rsidR="009356D9" w:rsidRPr="00BF3616" w:rsidDel="00CC2F6D" w:rsidRDefault="009356D9" w:rsidP="004F23A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8" w:author="Rey Isabelle swisstopo [3]" w:date="2025-07-29T07:40:00Z" w16du:dateUtc="2025-07-29T05:40:00Z"/>
                <w:highlight w:val="yellow"/>
              </w:rPr>
            </w:pPr>
            <w:del w:id="169" w:author="Rey Isabelle swisstopo [3]" w:date="2025-07-29T07:40:00Z" w16du:dateUtc="2025-07-29T05:40:00Z">
              <w:r w:rsidRPr="00BF3616" w:rsidDel="00CC2F6D">
                <w:rPr>
                  <w:highlight w:val="yellow"/>
                </w:rPr>
                <w:delText>Zwingend</w:delText>
              </w:r>
            </w:del>
          </w:p>
        </w:tc>
        <w:tc>
          <w:tcPr>
            <w:tcW w:w="4156" w:type="dxa"/>
          </w:tcPr>
          <w:p w14:paraId="2A637974" w14:textId="6BB4F03F" w:rsidR="009356D9" w:rsidDel="00CC2F6D" w:rsidRDefault="009356D9" w:rsidP="00254715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70" w:author="Rey Isabelle swisstopo [3]" w:date="2025-07-29T07:40:00Z" w16du:dateUtc="2025-07-29T05:40:00Z"/>
              </w:rPr>
            </w:pPr>
            <w:del w:id="171" w:author="Rey Isabelle swisstopo [3]" w:date="2025-07-29T07:40:00Z" w16du:dateUtc="2025-07-29T05:40:00Z">
              <w:r w:rsidRPr="00BF3616" w:rsidDel="00CC2F6D">
                <w:rPr>
                  <w:highlight w:val="yellow"/>
                </w:rPr>
                <w:delText>xml [zwingend]</w:delText>
              </w:r>
              <w:commentRangeEnd w:id="163"/>
              <w:r w:rsidR="00BF3616" w:rsidDel="00CC2F6D">
                <w:rPr>
                  <w:rStyle w:val="Marquedecommentaire"/>
                </w:rPr>
                <w:commentReference w:id="163"/>
              </w:r>
              <w:r w:rsidR="00F53513" w:rsidDel="00CC2F6D">
                <w:rPr>
                  <w:rStyle w:val="Marquedecommentaire"/>
                </w:rPr>
                <w:commentReference w:id="164"/>
              </w:r>
            </w:del>
          </w:p>
        </w:tc>
      </w:tr>
    </w:tbl>
    <w:p w14:paraId="7CE3C799" w14:textId="77777777" w:rsidR="009356D9" w:rsidRDefault="009356D9" w:rsidP="009356D9">
      <w:pPr>
        <w:pStyle w:val="Titre3"/>
      </w:pPr>
      <w:bookmarkStart w:id="172" w:name="_Toc127974798"/>
      <w:commentRangeEnd w:id="164"/>
      <w:r>
        <w:t>Rückgabe</w:t>
      </w:r>
      <w:bookmarkEnd w:id="172"/>
    </w:p>
    <w:p w14:paraId="3FB1A153" w14:textId="55B01445" w:rsidR="009356D9" w:rsidRDefault="009356D9" w:rsidP="009356D9">
      <w:pPr>
        <w:pStyle w:val="Paragraphedeliste"/>
        <w:tabs>
          <w:tab w:val="clear" w:pos="284"/>
        </w:tabs>
      </w:pPr>
      <w:r w:rsidRPr="007943A5">
        <w:t>XML mit Eigenschaften des Services; Siehe Schema in</w:t>
      </w:r>
      <w:r>
        <w:t xml:space="preserve"> </w:t>
      </w:r>
      <w:r w:rsidR="001E4D45" w:rsidRPr="00DC2669">
        <w:t xml:space="preserve">Anhang </w:t>
      </w:r>
      <w:r w:rsidR="0099159D">
        <w:rPr>
          <w:highlight w:val="yellow"/>
        </w:rPr>
        <w:fldChar w:fldCharType="begin"/>
      </w:r>
      <w:r w:rsidR="0099159D">
        <w:instrText xml:space="preserve"> REF _Ref103601332 \r \h </w:instrText>
      </w:r>
      <w:r w:rsidR="0099159D">
        <w:rPr>
          <w:highlight w:val="yellow"/>
        </w:rPr>
      </w:r>
      <w:r w:rsidR="0099159D">
        <w:rPr>
          <w:highlight w:val="yellow"/>
        </w:rPr>
        <w:fldChar w:fldCharType="separate"/>
      </w:r>
      <w:r w:rsidR="004626E4">
        <w:t>A.1</w:t>
      </w:r>
      <w:r w:rsidR="0099159D">
        <w:rPr>
          <w:highlight w:val="yellow"/>
        </w:rPr>
        <w:fldChar w:fldCharType="end"/>
      </w:r>
      <w:r w:rsidR="001E4D45" w:rsidRPr="00DC2669">
        <w:t>.</w:t>
      </w:r>
    </w:p>
    <w:p w14:paraId="7A0E3596" w14:textId="77777777" w:rsidR="009356D9" w:rsidRDefault="009356D9" w:rsidP="009356D9">
      <w:pPr>
        <w:pStyle w:val="Paragraphedeliste"/>
        <w:tabs>
          <w:tab w:val="clear" w:pos="284"/>
        </w:tabs>
      </w:pPr>
      <w:r w:rsidRPr="007943A5">
        <w:t>Liste der vorhandenen Gemeinden;</w:t>
      </w:r>
    </w:p>
    <w:p w14:paraId="0E2AB99A" w14:textId="5443E833" w:rsidR="009356D9" w:rsidRPr="00535F26" w:rsidRDefault="009356D9" w:rsidP="009356D9">
      <w:pPr>
        <w:pStyle w:val="Paragraphedeliste"/>
        <w:tabs>
          <w:tab w:val="clear" w:pos="284"/>
        </w:tabs>
      </w:pPr>
      <w:r w:rsidRPr="00535F26">
        <w:t xml:space="preserve">Liste der vorhandenen Formate und Ausprägungen (gemäss Kapitel </w:t>
      </w:r>
      <w:r w:rsidR="001B5F12">
        <w:fldChar w:fldCharType="begin"/>
      </w:r>
      <w:r w:rsidR="001B5F12">
        <w:instrText xml:space="preserve"> REF _Ref103171143 \r \h </w:instrText>
      </w:r>
      <w:r w:rsidR="001B5F12">
        <w:fldChar w:fldCharType="separate"/>
      </w:r>
      <w:r w:rsidR="004626E4">
        <w:t>3.2.4</w:t>
      </w:r>
      <w:r w:rsidR="001B5F12">
        <w:fldChar w:fldCharType="end"/>
      </w:r>
      <w:r w:rsidRPr="00535F26">
        <w:t>);</w:t>
      </w:r>
    </w:p>
    <w:p w14:paraId="41FAF229" w14:textId="77777777" w:rsidR="001B5F12" w:rsidRDefault="009356D9" w:rsidP="00884BB1">
      <w:pPr>
        <w:pStyle w:val="Paragraphedeliste"/>
        <w:tabs>
          <w:tab w:val="clear" w:pos="284"/>
        </w:tabs>
      </w:pPr>
      <w:r w:rsidRPr="007943A5">
        <w:t>Liste der unterstützten Sprachen (2</w:t>
      </w:r>
      <w:r>
        <w:t>-</w:t>
      </w:r>
      <w:r w:rsidRPr="007943A5">
        <w:t>stellige ISO Codes);</w:t>
      </w:r>
    </w:p>
    <w:p w14:paraId="4AEDB966" w14:textId="0530F385" w:rsidR="009356D9" w:rsidRDefault="009356D9" w:rsidP="00884BB1">
      <w:pPr>
        <w:pStyle w:val="Paragraphedeliste"/>
        <w:tabs>
          <w:tab w:val="clear" w:pos="284"/>
        </w:tabs>
      </w:pPr>
      <w:r w:rsidRPr="007943A5">
        <w:t>Liste der unterstützten CRS.</w:t>
      </w:r>
    </w:p>
    <w:p w14:paraId="3621D7BC" w14:textId="77777777" w:rsidR="009356D9" w:rsidRDefault="009356D9" w:rsidP="009356D9">
      <w:pPr>
        <w:pStyle w:val="Titre3"/>
      </w:pPr>
      <w:bookmarkStart w:id="173" w:name="_Toc127974799"/>
      <w:proofErr w:type="spellStart"/>
      <w:r>
        <w:t>StatusCodes</w:t>
      </w:r>
      <w:proofErr w:type="spellEnd"/>
      <w:r>
        <w:t xml:space="preserve"> und Fehler</w:t>
      </w:r>
      <w:bookmarkEnd w:id="173"/>
    </w:p>
    <w:tbl>
      <w:tblPr>
        <w:tblStyle w:val="Standardtabelleswisstopo"/>
        <w:tblW w:w="0" w:type="auto"/>
        <w:tblLook w:val="04A0" w:firstRow="1" w:lastRow="0" w:firstColumn="1" w:lastColumn="0" w:noHBand="0" w:noVBand="1"/>
      </w:tblPr>
      <w:tblGrid>
        <w:gridCol w:w="2277"/>
        <w:gridCol w:w="6831"/>
      </w:tblGrid>
      <w:tr w:rsidR="009356D9" w14:paraId="275753DB" w14:textId="77777777" w:rsidTr="004F23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</w:tcPr>
          <w:p w14:paraId="0B936C7E" w14:textId="77777777" w:rsidR="009356D9" w:rsidRDefault="009356D9" w:rsidP="004F23AD">
            <w:r>
              <w:t>http Status Code</w:t>
            </w:r>
          </w:p>
        </w:tc>
        <w:tc>
          <w:tcPr>
            <w:tcW w:w="6831" w:type="dxa"/>
          </w:tcPr>
          <w:p w14:paraId="31B5D273" w14:textId="77777777" w:rsidR="009356D9" w:rsidRDefault="009356D9" w:rsidP="004F23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Bedeutung</w:t>
            </w:r>
          </w:p>
        </w:tc>
      </w:tr>
      <w:tr w:rsidR="009356D9" w14:paraId="0F0259DB" w14:textId="77777777" w:rsidTr="004F23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</w:tcPr>
          <w:p w14:paraId="5C38B65F" w14:textId="77777777" w:rsidR="009356D9" w:rsidRPr="00E471C8" w:rsidRDefault="009356D9" w:rsidP="004F23AD">
            <w:pPr>
              <w:keepNext w:val="0"/>
              <w:keepLines w:val="0"/>
              <w:widowControl w:val="0"/>
              <w:rPr>
                <w:b w:val="0"/>
              </w:rPr>
            </w:pPr>
            <w:r>
              <w:rPr>
                <w:b w:val="0"/>
              </w:rPr>
              <w:t>200</w:t>
            </w:r>
          </w:p>
        </w:tc>
        <w:tc>
          <w:tcPr>
            <w:tcW w:w="6831" w:type="dxa"/>
          </w:tcPr>
          <w:p w14:paraId="06B95519" w14:textId="77777777" w:rsidR="009356D9" w:rsidRDefault="009356D9" w:rsidP="004F23AD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OK, Antwort konnte erstellt werden</w:t>
            </w:r>
          </w:p>
        </w:tc>
      </w:tr>
      <w:tr w:rsidR="009356D9" w14:paraId="1A67E66E" w14:textId="77777777" w:rsidTr="004F23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</w:tcPr>
          <w:p w14:paraId="683DDBC1" w14:textId="77777777" w:rsidR="009356D9" w:rsidRPr="00E471C8" w:rsidRDefault="009356D9" w:rsidP="004F23AD">
            <w:pPr>
              <w:keepNext w:val="0"/>
              <w:keepLines w:val="0"/>
              <w:widowControl w:val="0"/>
              <w:rPr>
                <w:b w:val="0"/>
              </w:rPr>
            </w:pPr>
            <w:r>
              <w:rPr>
                <w:b w:val="0"/>
              </w:rPr>
              <w:t>500</w:t>
            </w:r>
          </w:p>
        </w:tc>
        <w:tc>
          <w:tcPr>
            <w:tcW w:w="6831" w:type="dxa"/>
          </w:tcPr>
          <w:p w14:paraId="282479F8" w14:textId="77777777" w:rsidR="009356D9" w:rsidRDefault="009356D9" w:rsidP="004F23AD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Anderer Fehler</w:t>
            </w:r>
          </w:p>
        </w:tc>
      </w:tr>
    </w:tbl>
    <w:p w14:paraId="3F11E416" w14:textId="3986C3E3" w:rsidR="009356D9" w:rsidRDefault="009356D9" w:rsidP="009356D9">
      <w:pPr>
        <w:pStyle w:val="Titre2"/>
      </w:pPr>
      <w:bookmarkStart w:id="174" w:name="_Toc127974800"/>
      <w:proofErr w:type="spellStart"/>
      <w:r>
        <w:t>GetVersions</w:t>
      </w:r>
      <w:proofErr w:type="spellEnd"/>
      <w:r>
        <w:t>()</w:t>
      </w:r>
      <w:bookmarkEnd w:id="174"/>
    </w:p>
    <w:p w14:paraId="5ADADF8A" w14:textId="15BE203A" w:rsidR="009356D9" w:rsidRDefault="009356D9" w:rsidP="009356D9">
      <w:r w:rsidRPr="005B65A5">
        <w:t>Diese Funktion liefert die von diesem Service unterstützten Versionen des Webservice-Interfaces (Aufruf eines Auszugs). Sollen verschiedene Versionen des Webservice (Aufruf eines Auszugs) parallel betrieben werden können, dann muss der Webservice (Aufruf eines Auszugs) mit einer Version versehen sein.</w:t>
      </w:r>
    </w:p>
    <w:p w14:paraId="3F3BDE9B" w14:textId="77777777" w:rsidR="009356D9" w:rsidRDefault="009356D9" w:rsidP="009356D9">
      <w:r w:rsidRPr="007943A5">
        <w:t>Service-Instanzen, die diese Version der Spezifikation unterstützen, sollen als «</w:t>
      </w:r>
      <w:proofErr w:type="spellStart"/>
      <w:r w:rsidRPr="007943A5">
        <w:t>version</w:t>
      </w:r>
      <w:proofErr w:type="spellEnd"/>
      <w:r w:rsidRPr="007943A5">
        <w:t>» den Wert «extract-</w:t>
      </w:r>
      <w:r>
        <w:t>1</w:t>
      </w:r>
      <w:r w:rsidRPr="007943A5">
        <w:t>.0» liefern.</w:t>
      </w:r>
    </w:p>
    <w:p w14:paraId="01DDC1DE" w14:textId="629677D7" w:rsidR="009356D9" w:rsidRDefault="009356D9" w:rsidP="000F5777">
      <w:pPr>
        <w:spacing w:before="240"/>
      </w:pPr>
      <w:r w:rsidRPr="007943A5">
        <w:t>Diese Version des Services umfasst die folgenden XML-Schemadokumente:</w:t>
      </w:r>
    </w:p>
    <w:p w14:paraId="4180526A" w14:textId="086000EB" w:rsidR="009356D9" w:rsidRDefault="009356D9" w:rsidP="009356D9">
      <w:r>
        <w:t>https://schemas.geo.admin.ch/V_D/AV/1.0/</w:t>
      </w:r>
      <w:r w:rsidR="000F5777">
        <w:t>Extract</w:t>
      </w:r>
      <w:r>
        <w:t>.xsd</w:t>
      </w:r>
    </w:p>
    <w:p w14:paraId="07190297" w14:textId="486CCC37" w:rsidR="000F5777" w:rsidRDefault="000F5777" w:rsidP="000F5777">
      <w:r>
        <w:t>https://schemas.geo.admin.ch/V_D/AV/1.0/ExtractData.xsd</w:t>
      </w:r>
    </w:p>
    <w:p w14:paraId="491AAFEE" w14:textId="4719B9EF" w:rsidR="000F5777" w:rsidRDefault="000F5777" w:rsidP="000F5777">
      <w:r>
        <w:t>https://schemas.geo.admin.ch/V_D/AV/1.0/Versioning.xsd</w:t>
      </w:r>
    </w:p>
    <w:p w14:paraId="3324ACF9" w14:textId="11BFED71" w:rsidR="000F5777" w:rsidRDefault="000F5777" w:rsidP="000F5777">
      <w:pPr>
        <w:spacing w:before="240"/>
      </w:pPr>
      <w:r>
        <w:t>Die Schema-Dateien enthalten zusätzlich eine Angabe zur Datei-Version. Diese dient der Dokumentation und darf nicht ausgewertet werden.</w:t>
      </w:r>
    </w:p>
    <w:p w14:paraId="5BD6BF7B" w14:textId="463B45CE" w:rsidR="000F5777" w:rsidRDefault="000F5777" w:rsidP="000F5777">
      <w:r>
        <w:t xml:space="preserve">Ein Software-Release </w:t>
      </w:r>
      <w:r w:rsidR="00254715">
        <w:t>eines Systems</w:t>
      </w:r>
      <w:r>
        <w:t xml:space="preserve"> sollte mehr als eine Version der Weisung unterstützen. Da nicht alle Service- und Client-Instanzen gleichzeitig aktualisiert werden können, müssen die durch eine Server-Instanz unterstützten Service-Interface-Versionen ermittelt werden können. Die Anfrage- und Antwortstrukturen für die Versionsabfrage werden in einem eigenen XML-Namensraum definiert, so dass sie sich bei Änderungen der Weisung «Amtliche Vermessung: Webservice (Aufruf eines Auszugs)» nicht ändern. Ein neuer </w:t>
      </w:r>
      <w:proofErr w:type="spellStart"/>
      <w:r>
        <w:t>WebService</w:t>
      </w:r>
      <w:proofErr w:type="spellEnd"/>
      <w:r>
        <w:t xml:space="preserve">-Client kann somit diese Funktion auch bei einem alten </w:t>
      </w:r>
      <w:proofErr w:type="spellStart"/>
      <w:r>
        <w:t>WebService</w:t>
      </w:r>
      <w:proofErr w:type="spellEnd"/>
      <w:r>
        <w:t>-Server abfragen und umgekehrt.</w:t>
      </w:r>
    </w:p>
    <w:p w14:paraId="48F6F804" w14:textId="77777777" w:rsidR="004F23AD" w:rsidRDefault="004F23AD" w:rsidP="004F23AD">
      <w:pPr>
        <w:pStyle w:val="Titre3"/>
      </w:pPr>
      <w:bookmarkStart w:id="175" w:name="_Toc127974801"/>
      <w:r>
        <w:lastRenderedPageBreak/>
        <w:t>Beispiele</w:t>
      </w:r>
      <w:bookmarkEnd w:id="175"/>
    </w:p>
    <w:p w14:paraId="45959EA0" w14:textId="373015C1" w:rsidR="004F23AD" w:rsidRDefault="004F23AD" w:rsidP="004F23AD">
      <w:r>
        <w:t>https://example.com/av/versions</w:t>
      </w:r>
      <w:del w:id="176" w:author="Rey Isabelle swisstopo [3]" w:date="2025-07-29T07:39:00Z" w16du:dateUtc="2025-07-29T05:39:00Z">
        <w:r w:rsidDel="00CC2F6D">
          <w:delText>/xml</w:delText>
        </w:r>
      </w:del>
    </w:p>
    <w:p w14:paraId="17F32C8E" w14:textId="77777777" w:rsidR="004F23AD" w:rsidRDefault="004F23AD" w:rsidP="004F23AD">
      <w:pPr>
        <w:pStyle w:val="Titre3"/>
      </w:pPr>
      <w:bookmarkStart w:id="177" w:name="_Toc127974802"/>
      <w:r>
        <w:t>Syntax</w:t>
      </w:r>
      <w:bookmarkEnd w:id="177"/>
    </w:p>
    <w:p w14:paraId="6701018D" w14:textId="7A237219" w:rsidR="004F23AD" w:rsidRPr="00E34F0C" w:rsidRDefault="004F23AD" w:rsidP="004F23AD">
      <w:pPr>
        <w:rPr>
          <w:rStyle w:val="Code"/>
        </w:rPr>
      </w:pPr>
      <w:r w:rsidRPr="004F3649">
        <w:rPr>
          <w:rStyle w:val="Code"/>
        </w:rPr>
        <w:t>${</w:t>
      </w:r>
      <w:proofErr w:type="spellStart"/>
      <w:r w:rsidRPr="004F3649">
        <w:rPr>
          <w:rStyle w:val="Code"/>
        </w:rPr>
        <w:t>baseurl</w:t>
      </w:r>
      <w:proofErr w:type="spellEnd"/>
      <w:r w:rsidRPr="004F3649">
        <w:rPr>
          <w:rStyle w:val="Code"/>
        </w:rPr>
        <w:t>}/</w:t>
      </w:r>
      <w:proofErr w:type="spellStart"/>
      <w:r>
        <w:rPr>
          <w:rStyle w:val="Code"/>
        </w:rPr>
        <w:t>versions</w:t>
      </w:r>
      <w:proofErr w:type="spellEnd"/>
      <w:del w:id="178" w:author="Rey Isabelle swisstopo [3]" w:date="2025-07-29T07:39:00Z" w16du:dateUtc="2025-07-29T05:39:00Z">
        <w:r w:rsidRPr="004F3649" w:rsidDel="00CC2F6D">
          <w:rPr>
            <w:rStyle w:val="Code"/>
          </w:rPr>
          <w:delText>/${FORMAT}</w:delText>
        </w:r>
      </w:del>
    </w:p>
    <w:p w14:paraId="2CA56061" w14:textId="77777777" w:rsidR="004F23AD" w:rsidRDefault="004F23AD" w:rsidP="004F23AD">
      <w:pPr>
        <w:spacing w:before="240"/>
      </w:pPr>
      <w:proofErr w:type="gramStart"/>
      <w:r w:rsidRPr="007943A5">
        <w:t>HTTP Methode</w:t>
      </w:r>
      <w:proofErr w:type="gramEnd"/>
      <w:r w:rsidRPr="007943A5">
        <w:t>: GET</w:t>
      </w:r>
    </w:p>
    <w:p w14:paraId="5F6F4121" w14:textId="268CEA06" w:rsidR="004F23AD" w:rsidDel="00CC2F6D" w:rsidRDefault="004F23AD" w:rsidP="004F23AD">
      <w:pPr>
        <w:pStyle w:val="Titre3"/>
        <w:rPr>
          <w:del w:id="179" w:author="Rey Isabelle swisstopo [3]" w:date="2025-07-29T07:39:00Z" w16du:dateUtc="2025-07-29T05:39:00Z"/>
        </w:rPr>
      </w:pPr>
      <w:bookmarkStart w:id="180" w:name="_Toc127974803"/>
      <w:del w:id="181" w:author="Rey Isabelle swisstopo [3]" w:date="2025-07-29T07:39:00Z" w16du:dateUtc="2025-07-29T05:39:00Z">
        <w:r w:rsidDel="00CC2F6D">
          <w:delText>Parameter</w:delText>
        </w:r>
        <w:bookmarkEnd w:id="180"/>
      </w:del>
    </w:p>
    <w:tbl>
      <w:tblPr>
        <w:tblStyle w:val="Standardtabelleswisstopo"/>
        <w:tblW w:w="0" w:type="auto"/>
        <w:tblLook w:val="04A0" w:firstRow="1" w:lastRow="0" w:firstColumn="1" w:lastColumn="0" w:noHBand="0" w:noVBand="1"/>
      </w:tblPr>
      <w:tblGrid>
        <w:gridCol w:w="1833"/>
        <w:gridCol w:w="1843"/>
        <w:gridCol w:w="1276"/>
        <w:gridCol w:w="4156"/>
      </w:tblGrid>
      <w:tr w:rsidR="004F23AD" w:rsidDel="00CC2F6D" w14:paraId="0ECB9786" w14:textId="48681B4A" w:rsidTr="004F23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del w:id="182" w:author="Rey Isabelle swisstopo [3]" w:date="2025-07-29T07:39:00Z" w16du:dateUtc="2025-07-29T05:3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3" w:type="dxa"/>
          </w:tcPr>
          <w:p w14:paraId="1E3EF475" w14:textId="5B798AD1" w:rsidR="004F23AD" w:rsidDel="00CC2F6D" w:rsidRDefault="004F23AD" w:rsidP="004F23AD">
            <w:pPr>
              <w:rPr>
                <w:del w:id="183" w:author="Rey Isabelle swisstopo [3]" w:date="2025-07-29T07:39:00Z" w16du:dateUtc="2025-07-29T05:39:00Z"/>
              </w:rPr>
            </w:pPr>
            <w:del w:id="184" w:author="Rey Isabelle swisstopo [3]" w:date="2025-07-29T07:39:00Z" w16du:dateUtc="2025-07-29T05:39:00Z">
              <w:r w:rsidDel="00CC2F6D">
                <w:delText>Name</w:delText>
              </w:r>
            </w:del>
          </w:p>
        </w:tc>
        <w:tc>
          <w:tcPr>
            <w:tcW w:w="1843" w:type="dxa"/>
          </w:tcPr>
          <w:p w14:paraId="7034FF13" w14:textId="0B884E25" w:rsidR="004F23AD" w:rsidDel="00CC2F6D" w:rsidRDefault="004F23AD" w:rsidP="004F23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185" w:author="Rey Isabelle swisstopo [3]" w:date="2025-07-29T07:39:00Z" w16du:dateUtc="2025-07-29T05:39:00Z"/>
              </w:rPr>
            </w:pPr>
            <w:del w:id="186" w:author="Rey Isabelle swisstopo [3]" w:date="2025-07-29T07:39:00Z" w16du:dateUtc="2025-07-29T05:39:00Z">
              <w:r w:rsidDel="00CC2F6D">
                <w:delText>Typ</w:delText>
              </w:r>
            </w:del>
          </w:p>
        </w:tc>
        <w:tc>
          <w:tcPr>
            <w:tcW w:w="1276" w:type="dxa"/>
          </w:tcPr>
          <w:p w14:paraId="3C2A5C30" w14:textId="0AB089BE" w:rsidR="004F23AD" w:rsidDel="00CC2F6D" w:rsidRDefault="004F23AD" w:rsidP="004F23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187" w:author="Rey Isabelle swisstopo [3]" w:date="2025-07-29T07:39:00Z" w16du:dateUtc="2025-07-29T05:39:00Z"/>
              </w:rPr>
            </w:pPr>
            <w:del w:id="188" w:author="Rey Isabelle swisstopo [3]" w:date="2025-07-29T07:39:00Z" w16du:dateUtc="2025-07-29T05:39:00Z">
              <w:r w:rsidDel="00CC2F6D">
                <w:delText>Optional / Zwingend</w:delText>
              </w:r>
            </w:del>
          </w:p>
        </w:tc>
        <w:tc>
          <w:tcPr>
            <w:tcW w:w="4156" w:type="dxa"/>
          </w:tcPr>
          <w:p w14:paraId="401F60A6" w14:textId="046C438D" w:rsidR="004F23AD" w:rsidDel="00CC2F6D" w:rsidRDefault="004F23AD" w:rsidP="004F23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189" w:author="Rey Isabelle swisstopo [3]" w:date="2025-07-29T07:39:00Z" w16du:dateUtc="2025-07-29T05:39:00Z"/>
              </w:rPr>
            </w:pPr>
            <w:del w:id="190" w:author="Rey Isabelle swisstopo [3]" w:date="2025-07-29T07:39:00Z" w16du:dateUtc="2025-07-29T05:39:00Z">
              <w:r w:rsidDel="00CC2F6D">
                <w:delText>Beschreibung</w:delText>
              </w:r>
            </w:del>
          </w:p>
        </w:tc>
      </w:tr>
      <w:tr w:rsidR="004F23AD" w:rsidDel="00CC2F6D" w14:paraId="369C4A58" w14:textId="75433CF1" w:rsidTr="004F23AD">
        <w:trPr>
          <w:del w:id="191" w:author="Rey Isabelle swisstopo [3]" w:date="2025-07-29T07:39:00Z" w16du:dateUtc="2025-07-29T05:3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3" w:type="dxa"/>
          </w:tcPr>
          <w:p w14:paraId="3380B3A4" w14:textId="5B326D5C" w:rsidR="004F23AD" w:rsidRPr="00E471C8" w:rsidDel="00CC2F6D" w:rsidRDefault="004F23AD" w:rsidP="004F23AD">
            <w:pPr>
              <w:keepNext w:val="0"/>
              <w:keepLines w:val="0"/>
              <w:widowControl w:val="0"/>
              <w:rPr>
                <w:del w:id="192" w:author="Rey Isabelle swisstopo [3]" w:date="2025-07-29T07:39:00Z" w16du:dateUtc="2025-07-29T05:39:00Z"/>
                <w:b w:val="0"/>
              </w:rPr>
            </w:pPr>
            <w:commentRangeStart w:id="193"/>
            <w:commentRangeStart w:id="194"/>
            <w:del w:id="195" w:author="Rey Isabelle swisstopo [3]" w:date="2025-07-29T07:39:00Z" w16du:dateUtc="2025-07-29T05:39:00Z">
              <w:r w:rsidDel="00CC2F6D">
                <w:rPr>
                  <w:b w:val="0"/>
                </w:rPr>
                <w:delText>FORMAT</w:delText>
              </w:r>
            </w:del>
          </w:p>
        </w:tc>
        <w:tc>
          <w:tcPr>
            <w:tcW w:w="1843" w:type="dxa"/>
          </w:tcPr>
          <w:p w14:paraId="6B786AC0" w14:textId="133CC307" w:rsidR="004F23AD" w:rsidDel="00CC2F6D" w:rsidRDefault="004F23AD" w:rsidP="004F23A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96" w:author="Rey Isabelle swisstopo [3]" w:date="2025-07-29T07:39:00Z" w16du:dateUtc="2025-07-29T05:39:00Z"/>
              </w:rPr>
            </w:pPr>
            <w:del w:id="197" w:author="Rey Isabelle swisstopo [3]" w:date="2025-07-29T07:39:00Z" w16du:dateUtc="2025-07-29T05:39:00Z">
              <w:r w:rsidDel="00CC2F6D">
                <w:delText>URL-Path</w:delText>
              </w:r>
            </w:del>
          </w:p>
        </w:tc>
        <w:tc>
          <w:tcPr>
            <w:tcW w:w="1276" w:type="dxa"/>
          </w:tcPr>
          <w:p w14:paraId="05A42F3B" w14:textId="6EBF5AE6" w:rsidR="004F23AD" w:rsidDel="00CC2F6D" w:rsidRDefault="004F23AD" w:rsidP="004F23A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98" w:author="Rey Isabelle swisstopo [3]" w:date="2025-07-29T07:39:00Z" w16du:dateUtc="2025-07-29T05:39:00Z"/>
              </w:rPr>
            </w:pPr>
            <w:del w:id="199" w:author="Rey Isabelle swisstopo [3]" w:date="2025-07-29T07:39:00Z" w16du:dateUtc="2025-07-29T05:39:00Z">
              <w:r w:rsidDel="00CC2F6D">
                <w:delText>Zwingend</w:delText>
              </w:r>
            </w:del>
          </w:p>
        </w:tc>
        <w:tc>
          <w:tcPr>
            <w:tcW w:w="4156" w:type="dxa"/>
          </w:tcPr>
          <w:p w14:paraId="593A8F67" w14:textId="3D7965CD" w:rsidR="004F23AD" w:rsidDel="00CC2F6D" w:rsidRDefault="004F23AD" w:rsidP="00254715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00" w:author="Rey Isabelle swisstopo [3]" w:date="2025-07-29T07:39:00Z" w16du:dateUtc="2025-07-29T05:39:00Z"/>
              </w:rPr>
            </w:pPr>
            <w:del w:id="201" w:author="Rey Isabelle swisstopo [3]" w:date="2025-07-29T07:39:00Z" w16du:dateUtc="2025-07-29T05:39:00Z">
              <w:r w:rsidDel="00CC2F6D">
                <w:delText>xml [zwingend]</w:delText>
              </w:r>
              <w:commentRangeEnd w:id="193"/>
              <w:r w:rsidR="005469FF" w:rsidDel="00CC2F6D">
                <w:rPr>
                  <w:rStyle w:val="Marquedecommentaire"/>
                </w:rPr>
                <w:commentReference w:id="193"/>
              </w:r>
              <w:r w:rsidR="00F53513" w:rsidDel="00CC2F6D">
                <w:rPr>
                  <w:rStyle w:val="Marquedecommentaire"/>
                </w:rPr>
                <w:commentReference w:id="194"/>
              </w:r>
            </w:del>
          </w:p>
        </w:tc>
      </w:tr>
    </w:tbl>
    <w:p w14:paraId="494B5E03" w14:textId="3D08573F" w:rsidR="004F23AD" w:rsidRDefault="004F23AD" w:rsidP="004F23AD">
      <w:pPr>
        <w:pStyle w:val="Titre3"/>
      </w:pPr>
      <w:bookmarkStart w:id="202" w:name="_Toc93418000"/>
      <w:bookmarkStart w:id="203" w:name="_Toc127974804"/>
      <w:commentRangeEnd w:id="194"/>
      <w:r>
        <w:t>Rückgabe</w:t>
      </w:r>
      <w:bookmarkEnd w:id="202"/>
      <w:bookmarkEnd w:id="203"/>
    </w:p>
    <w:p w14:paraId="0407D937" w14:textId="5F06817E" w:rsidR="004F23AD" w:rsidRPr="004F23AD" w:rsidRDefault="004F23AD" w:rsidP="004F23AD">
      <w:r w:rsidRPr="007943A5">
        <w:t xml:space="preserve">XML mit Liste der Versionen. Siehe Schema in </w:t>
      </w:r>
      <w:r w:rsidRPr="00DC2669">
        <w:t xml:space="preserve">Anhang </w:t>
      </w:r>
      <w:r w:rsidR="00631775">
        <w:rPr>
          <w:highlight w:val="yellow"/>
        </w:rPr>
        <w:fldChar w:fldCharType="begin"/>
      </w:r>
      <w:r w:rsidR="00631775">
        <w:instrText xml:space="preserve"> REF _Ref103601232 \r \h </w:instrText>
      </w:r>
      <w:r w:rsidR="00631775">
        <w:rPr>
          <w:highlight w:val="yellow"/>
        </w:rPr>
      </w:r>
      <w:r w:rsidR="00631775">
        <w:rPr>
          <w:highlight w:val="yellow"/>
        </w:rPr>
        <w:fldChar w:fldCharType="separate"/>
      </w:r>
      <w:r w:rsidR="004626E4">
        <w:t>A.2</w:t>
      </w:r>
      <w:r w:rsidR="00631775">
        <w:rPr>
          <w:highlight w:val="yellow"/>
        </w:rPr>
        <w:fldChar w:fldCharType="end"/>
      </w:r>
      <w:r w:rsidRPr="00DC2669">
        <w:t>.</w:t>
      </w:r>
    </w:p>
    <w:p w14:paraId="045E2C4A" w14:textId="77777777" w:rsidR="004F23AD" w:rsidRDefault="004F23AD" w:rsidP="004F23AD">
      <w:pPr>
        <w:pStyle w:val="Titre3"/>
      </w:pPr>
      <w:bookmarkStart w:id="204" w:name="_Toc93418007"/>
      <w:bookmarkStart w:id="205" w:name="_Toc127974805"/>
      <w:proofErr w:type="spellStart"/>
      <w:r>
        <w:t>StatusCode</w:t>
      </w:r>
      <w:proofErr w:type="spellEnd"/>
      <w:r>
        <w:t xml:space="preserve"> und Fehler</w:t>
      </w:r>
      <w:bookmarkEnd w:id="204"/>
      <w:bookmarkEnd w:id="205"/>
    </w:p>
    <w:tbl>
      <w:tblPr>
        <w:tblStyle w:val="Standardtabelleswisstopo"/>
        <w:tblW w:w="0" w:type="auto"/>
        <w:tblLook w:val="04A0" w:firstRow="1" w:lastRow="0" w:firstColumn="1" w:lastColumn="0" w:noHBand="0" w:noVBand="1"/>
      </w:tblPr>
      <w:tblGrid>
        <w:gridCol w:w="2277"/>
        <w:gridCol w:w="6831"/>
      </w:tblGrid>
      <w:tr w:rsidR="004F23AD" w14:paraId="72E93650" w14:textId="77777777" w:rsidTr="00E03C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</w:tcPr>
          <w:p w14:paraId="1AB948CE" w14:textId="77777777" w:rsidR="004F23AD" w:rsidRDefault="004F23AD" w:rsidP="004F23AD">
            <w:r>
              <w:t>http Status Code</w:t>
            </w:r>
          </w:p>
        </w:tc>
        <w:tc>
          <w:tcPr>
            <w:tcW w:w="6831" w:type="dxa"/>
          </w:tcPr>
          <w:p w14:paraId="512AD2E3" w14:textId="77777777" w:rsidR="004F23AD" w:rsidRDefault="004F23AD" w:rsidP="004F23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Bedeutung</w:t>
            </w:r>
          </w:p>
        </w:tc>
      </w:tr>
      <w:tr w:rsidR="004F23AD" w14:paraId="05436AFE" w14:textId="77777777" w:rsidTr="00E03C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  <w:tcBorders>
              <w:top w:val="single" w:sz="8" w:space="0" w:color="auto"/>
              <w:bottom w:val="single" w:sz="8" w:space="0" w:color="auto"/>
            </w:tcBorders>
          </w:tcPr>
          <w:p w14:paraId="77D591D2" w14:textId="77777777" w:rsidR="004F23AD" w:rsidRPr="00E471C8" w:rsidRDefault="004F23AD" w:rsidP="004F23AD">
            <w:pPr>
              <w:keepNext w:val="0"/>
              <w:keepLines w:val="0"/>
              <w:widowControl w:val="0"/>
              <w:rPr>
                <w:b w:val="0"/>
              </w:rPr>
            </w:pPr>
            <w:r>
              <w:rPr>
                <w:b w:val="0"/>
              </w:rPr>
              <w:t>200</w:t>
            </w:r>
          </w:p>
        </w:tc>
        <w:tc>
          <w:tcPr>
            <w:tcW w:w="6831" w:type="dxa"/>
            <w:tcBorders>
              <w:top w:val="single" w:sz="8" w:space="0" w:color="auto"/>
              <w:bottom w:val="single" w:sz="8" w:space="0" w:color="auto"/>
            </w:tcBorders>
          </w:tcPr>
          <w:p w14:paraId="574821BE" w14:textId="77777777" w:rsidR="004F23AD" w:rsidRDefault="004F23AD" w:rsidP="004F23AD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OK, Antwort konnte erstellt werden</w:t>
            </w:r>
          </w:p>
        </w:tc>
      </w:tr>
      <w:tr w:rsidR="004F23AD" w14:paraId="5FF2DC51" w14:textId="77777777" w:rsidTr="00E03C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  <w:tcBorders>
              <w:top w:val="single" w:sz="8" w:space="0" w:color="auto"/>
              <w:bottom w:val="single" w:sz="8" w:space="0" w:color="auto"/>
            </w:tcBorders>
          </w:tcPr>
          <w:p w14:paraId="066C3425" w14:textId="77777777" w:rsidR="004F23AD" w:rsidRPr="00E471C8" w:rsidRDefault="004F23AD" w:rsidP="004F23AD">
            <w:pPr>
              <w:keepNext w:val="0"/>
              <w:keepLines w:val="0"/>
              <w:widowControl w:val="0"/>
              <w:rPr>
                <w:b w:val="0"/>
              </w:rPr>
            </w:pPr>
            <w:r>
              <w:rPr>
                <w:b w:val="0"/>
              </w:rPr>
              <w:t>500</w:t>
            </w:r>
          </w:p>
        </w:tc>
        <w:tc>
          <w:tcPr>
            <w:tcW w:w="6831" w:type="dxa"/>
            <w:tcBorders>
              <w:top w:val="single" w:sz="8" w:space="0" w:color="auto"/>
              <w:bottom w:val="single" w:sz="8" w:space="0" w:color="auto"/>
            </w:tcBorders>
          </w:tcPr>
          <w:p w14:paraId="001926D1" w14:textId="77777777" w:rsidR="004F23AD" w:rsidRDefault="004F23AD" w:rsidP="004F23AD">
            <w:pPr>
              <w:keepNext w:val="0"/>
              <w:keepLines w:val="0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Anderer Fehler</w:t>
            </w:r>
          </w:p>
        </w:tc>
      </w:tr>
    </w:tbl>
    <w:p w14:paraId="14773979" w14:textId="740F0686" w:rsidR="004F23AD" w:rsidRDefault="004F23AD" w:rsidP="004F23AD">
      <w:pPr>
        <w:pStyle w:val="Titre1"/>
      </w:pPr>
      <w:bookmarkStart w:id="206" w:name="_Toc127974806"/>
      <w:r>
        <w:lastRenderedPageBreak/>
        <w:t>Sicherheit</w:t>
      </w:r>
      <w:bookmarkEnd w:id="206"/>
    </w:p>
    <w:p w14:paraId="7E5F4132" w14:textId="34AF5985" w:rsidR="004F23AD" w:rsidRDefault="004F23AD" w:rsidP="000F5777">
      <w:r w:rsidRPr="00254715">
        <w:t>Für die verwendete PDF-Version siehe Weisung «</w:t>
      </w:r>
      <w:r w:rsidR="00416746" w:rsidRPr="00254715">
        <w:t xml:space="preserve">Amtliche Vermessung: </w:t>
      </w:r>
      <w:r w:rsidR="00254715" w:rsidRPr="00254715">
        <w:t>Auszug Grundstückinformation</w:t>
      </w:r>
      <w:r w:rsidRPr="00254715">
        <w:t>».</w:t>
      </w:r>
    </w:p>
    <w:p w14:paraId="24F860CD" w14:textId="77F8FB87" w:rsidR="00A97DB1" w:rsidRDefault="00A97DB1" w:rsidP="004F23AD">
      <w:del w:id="207" w:author="Käser Christoph swisstopo [2]" w:date="2025-05-09T08:36:00Z">
        <w:r w:rsidDel="00F53513">
          <w:delText>Eine</w:delText>
        </w:r>
      </w:del>
      <w:ins w:id="208" w:author="Käser Christoph swisstopo [2]" w:date="2025-05-09T08:36:00Z">
        <w:r w:rsidR="00F53513">
          <w:t>Der</w:t>
        </w:r>
      </w:ins>
      <w:r>
        <w:t xml:space="preserve"> Systementwickler MUSS für die Abfrage der amtlichen Vermessung (ohne Eigentumsauskunft) einen Service ohne Client-Authentisierung mit HTTPS implementieren. </w:t>
      </w:r>
    </w:p>
    <w:p w14:paraId="5271189C" w14:textId="40EFCB6D" w:rsidR="004F23AD" w:rsidRDefault="004343DE" w:rsidP="004F23AD">
      <w:del w:id="209" w:author="Käser Christoph swisstopo [2]" w:date="2025-05-09T08:36:00Z">
        <w:r w:rsidDel="00F53513">
          <w:delText xml:space="preserve">Ein </w:delText>
        </w:r>
      </w:del>
      <w:ins w:id="210" w:author="Käser Christoph swisstopo [2]" w:date="2025-05-09T08:36:00Z">
        <w:r w:rsidR="00F53513">
          <w:t xml:space="preserve">Der </w:t>
        </w:r>
      </w:ins>
      <w:r>
        <w:t xml:space="preserve">Systementwickler </w:t>
      </w:r>
      <w:r w:rsidR="004F23AD">
        <w:t>KANN eine der folgenden Varianten für einen Service mit Client-Authentisierung (Maschine) implementieren:</w:t>
      </w:r>
    </w:p>
    <w:p w14:paraId="57C9FF2C" w14:textId="77777777" w:rsidR="004F23AD" w:rsidRDefault="004F23AD" w:rsidP="004F23AD">
      <w:pPr>
        <w:pStyle w:val="Paragraphedeliste"/>
      </w:pPr>
      <w:r>
        <w:t>HTTPS mit Basic-Authentication;</w:t>
      </w:r>
    </w:p>
    <w:p w14:paraId="115B879C" w14:textId="1D4CADDF" w:rsidR="004F23AD" w:rsidRDefault="004F23AD" w:rsidP="004F23AD">
      <w:pPr>
        <w:pStyle w:val="Paragraphedeliste"/>
      </w:pPr>
      <w:r>
        <w:t>HTTPS mit Client-Zertifikat («2waySSL»).</w:t>
      </w:r>
    </w:p>
    <w:p w14:paraId="21B70D12" w14:textId="782150B6" w:rsidR="004343DE" w:rsidRPr="00306263" w:rsidRDefault="004343DE" w:rsidP="004343DE">
      <w:r>
        <w:t xml:space="preserve">Das System muss </w:t>
      </w:r>
      <w:ins w:id="211" w:author="Claude Eisenhut" w:date="2025-07-25T15:35:00Z">
        <w:r w:rsidR="00B1105F">
          <w:t xml:space="preserve">für </w:t>
        </w:r>
      </w:ins>
      <w:ins w:id="212" w:author="Claude Eisenhut" w:date="2025-07-25T15:33:00Z">
        <w:r w:rsidR="00B1105F">
          <w:t xml:space="preserve">Aufrufe von </w:t>
        </w:r>
        <w:proofErr w:type="spellStart"/>
        <w:r w:rsidR="00B1105F">
          <w:t>GetExtractById</w:t>
        </w:r>
        <w:proofErr w:type="spellEnd"/>
        <w:r w:rsidR="00B1105F">
          <w:t>(WITHOWNER=</w:t>
        </w:r>
      </w:ins>
      <w:proofErr w:type="spellStart"/>
      <w:ins w:id="213" w:author="Claude Eisenhut" w:date="2025-07-25T15:34:00Z">
        <w:r w:rsidR="00B1105F">
          <w:t>true</w:t>
        </w:r>
      </w:ins>
      <w:proofErr w:type="spellEnd"/>
      <w:ins w:id="214" w:author="Claude Eisenhut" w:date="2025-07-25T15:33:00Z">
        <w:r w:rsidR="00B1105F">
          <w:t xml:space="preserve">) </w:t>
        </w:r>
      </w:ins>
      <w:r>
        <w:t xml:space="preserve">geeignete Massnahmen gegen </w:t>
      </w:r>
      <w:commentRangeStart w:id="215"/>
      <w:r>
        <w:t>Serienabfragen</w:t>
      </w:r>
      <w:r>
        <w:rPr>
          <w:rStyle w:val="Appelnotedebasdep"/>
        </w:rPr>
        <w:footnoteReference w:id="6"/>
      </w:r>
      <w:commentRangeEnd w:id="215"/>
      <w:r w:rsidR="00255498">
        <w:rPr>
          <w:rStyle w:val="Marquedecommentaire"/>
        </w:rPr>
        <w:commentReference w:id="215"/>
      </w:r>
      <w:r>
        <w:t xml:space="preserve"> implementieren.</w:t>
      </w:r>
    </w:p>
    <w:p w14:paraId="3475986A" w14:textId="77777777" w:rsidR="00481F18" w:rsidRDefault="00481F18" w:rsidP="00CE4954">
      <w:pPr>
        <w:pStyle w:val="Titre1"/>
      </w:pPr>
      <w:bookmarkStart w:id="216" w:name="_Toc127974807"/>
      <w:r w:rsidRPr="00D34DE5">
        <w:lastRenderedPageBreak/>
        <w:t>Schluss</w:t>
      </w:r>
      <w:r w:rsidR="00CE4954">
        <w:t>bestimmungen</w:t>
      </w:r>
      <w:bookmarkEnd w:id="216"/>
      <w:r w:rsidRPr="00D34DE5">
        <w:t xml:space="preserve"> </w:t>
      </w:r>
    </w:p>
    <w:p w14:paraId="1E64E0DE" w14:textId="77777777" w:rsidR="00481F18" w:rsidRDefault="00481F18" w:rsidP="00A97DB1">
      <w:pPr>
        <w:pStyle w:val="Titre2"/>
        <w:ind w:left="851" w:hanging="851"/>
      </w:pPr>
      <w:bookmarkStart w:id="217" w:name="_Toc127974808"/>
      <w:r w:rsidRPr="00D34DE5">
        <w:t>Folgen bei Nichteinhaltung</w:t>
      </w:r>
      <w:bookmarkEnd w:id="217"/>
      <w:r w:rsidRPr="000D73F6">
        <w:rPr>
          <w:vanish/>
          <w:color w:val="FF0000"/>
        </w:rPr>
        <w:t xml:space="preserve"> [nur bei Weisung]</w:t>
      </w:r>
    </w:p>
    <w:p w14:paraId="70360E44" w14:textId="77777777" w:rsidR="00A97DB1" w:rsidRDefault="00C00D3E" w:rsidP="00A97DB1">
      <w:pPr>
        <w:spacing w:line="240" w:lineRule="auto"/>
      </w:pPr>
      <w:r>
        <w:t>Allfällige Mängel werden im Rahmen der jährlichen Leistungsvereinbarung durch den Kantonsverantwortlichen der swisstopo angesprochen sowie deren Behebung thematisiert und terminiert.</w:t>
      </w:r>
      <w:bookmarkStart w:id="218" w:name="_Toc127974809"/>
    </w:p>
    <w:p w14:paraId="49E593B9" w14:textId="1D94CAD5" w:rsidR="00CE4954" w:rsidRPr="00DF0E9A" w:rsidRDefault="00CE4954" w:rsidP="00A97DB1">
      <w:pPr>
        <w:pStyle w:val="Titre2"/>
        <w:ind w:left="851" w:hanging="851"/>
      </w:pPr>
      <w:r>
        <w:t>Inkraftsetzung</w:t>
      </w:r>
      <w:bookmarkEnd w:id="218"/>
    </w:p>
    <w:p w14:paraId="07610CC8" w14:textId="77777777" w:rsidR="00CE4954" w:rsidRDefault="00CE4954" w:rsidP="00CE4954">
      <w:pPr>
        <w:spacing w:line="240" w:lineRule="auto"/>
      </w:pPr>
      <w:r w:rsidRPr="00144560">
        <w:t>Diese Weisung tr</w:t>
      </w:r>
      <w:r>
        <w:t>itt</w:t>
      </w:r>
      <w:r w:rsidRPr="00144560">
        <w:t xml:space="preserve"> am </w:t>
      </w:r>
      <w:r w:rsidRPr="00CE4954">
        <w:rPr>
          <w:color w:val="FF0000"/>
        </w:rPr>
        <w:t xml:space="preserve">xx. xx </w:t>
      </w:r>
      <w:r w:rsidRPr="004E05C6">
        <w:t>20</w:t>
      </w:r>
      <w:r>
        <w:t>2</w:t>
      </w:r>
      <w:r w:rsidRPr="00CE4954">
        <w:rPr>
          <w:color w:val="FF0000"/>
        </w:rPr>
        <w:t>x</w:t>
      </w:r>
      <w:r w:rsidRPr="00144560">
        <w:t xml:space="preserve"> in Kraft.</w:t>
      </w:r>
    </w:p>
    <w:p w14:paraId="31340FB3" w14:textId="11AA109D" w:rsidR="00D34DE5" w:rsidRPr="00254715" w:rsidRDefault="00254715" w:rsidP="00254715">
      <w:pPr>
        <w:rPr>
          <w:vanish/>
          <w:color w:val="FF0000"/>
        </w:rPr>
      </w:pPr>
      <w:r>
        <w:rPr>
          <w:vanish/>
          <w:color w:val="FF0000"/>
        </w:rPr>
        <w:t>Platzhalter für Kapitel «</w:t>
      </w:r>
      <w:r w:rsidR="00481F18" w:rsidRPr="00254715">
        <w:rPr>
          <w:vanish/>
          <w:color w:val="FF0000"/>
        </w:rPr>
        <w:t>Änderungen</w:t>
      </w:r>
      <w:r>
        <w:rPr>
          <w:vanish/>
          <w:color w:val="FF0000"/>
        </w:rPr>
        <w:t>» und dessen Inhalt</w:t>
      </w:r>
    </w:p>
    <w:p w14:paraId="354B24F6" w14:textId="77777777" w:rsidR="001301E1" w:rsidRPr="00254715" w:rsidRDefault="001301E1" w:rsidP="001301E1">
      <w:pPr>
        <w:rPr>
          <w:vanish/>
          <w:color w:val="FF0000"/>
        </w:rPr>
      </w:pPr>
      <w:r w:rsidRPr="00254715">
        <w:rPr>
          <w:vanish/>
          <w:color w:val="FF0000"/>
        </w:rPr>
        <w:t>Die vorliegende Weisung wurde angepasst.</w:t>
      </w:r>
    </w:p>
    <w:p w14:paraId="1ED5D087" w14:textId="77777777" w:rsidR="001301E1" w:rsidRPr="006E0131" w:rsidRDefault="001301E1" w:rsidP="001301E1">
      <w:pPr>
        <w:rPr>
          <w:vanish/>
          <w:color w:val="FF0000"/>
        </w:rPr>
      </w:pPr>
      <w:r w:rsidRPr="006E0131">
        <w:rPr>
          <w:vanish/>
          <w:color w:val="FF0000"/>
        </w:rPr>
        <w:t>Immer der neuste Eintrag an 1. Stelle.</w:t>
      </w:r>
    </w:p>
    <w:p w14:paraId="0BAD98BF" w14:textId="77777777" w:rsidR="001301E1" w:rsidRPr="00254715" w:rsidRDefault="001301E1" w:rsidP="001301E1">
      <w:pPr>
        <w:rPr>
          <w:vanish/>
          <w:color w:val="FF0000"/>
        </w:rPr>
      </w:pPr>
      <w:r w:rsidRPr="00254715">
        <w:rPr>
          <w:vanish/>
          <w:color w:val="FF0000"/>
        </w:rPr>
        <w:t xml:space="preserve">Änderungen per </w:t>
      </w:r>
      <w:r w:rsidR="006E0131" w:rsidRPr="00254715">
        <w:rPr>
          <w:vanish/>
          <w:color w:val="FF0000"/>
        </w:rPr>
        <w:t xml:space="preserve">TT. Monat JJJJ </w:t>
      </w:r>
    </w:p>
    <w:p w14:paraId="1DC998BA" w14:textId="77777777" w:rsidR="001301E1" w:rsidRPr="00254715" w:rsidRDefault="001301E1" w:rsidP="001301E1">
      <w:pPr>
        <w:rPr>
          <w:vanish/>
          <w:color w:val="FF0000"/>
        </w:rPr>
      </w:pPr>
      <w:r w:rsidRPr="00254715">
        <w:rPr>
          <w:vanish/>
          <w:color w:val="FF0000"/>
        </w:rPr>
        <w:t xml:space="preserve">Die Änderungen treten per </w:t>
      </w:r>
      <w:r w:rsidR="00C91A6A" w:rsidRPr="00254715">
        <w:rPr>
          <w:vanish/>
          <w:color w:val="FF0000"/>
        </w:rPr>
        <w:t xml:space="preserve">TT. Monat JJJJ </w:t>
      </w:r>
      <w:r w:rsidRPr="00254715">
        <w:rPr>
          <w:vanish/>
          <w:color w:val="FF0000"/>
        </w:rPr>
        <w:t>in Kraft.</w:t>
      </w:r>
    </w:p>
    <w:p w14:paraId="59F4DA08" w14:textId="77777777" w:rsidR="001301E1" w:rsidRPr="00C91A6A" w:rsidRDefault="00C91A6A" w:rsidP="001301E1">
      <w:pPr>
        <w:rPr>
          <w:vanish/>
          <w:color w:val="FF0000"/>
        </w:rPr>
      </w:pPr>
      <w:r w:rsidRPr="00C91A6A">
        <w:rPr>
          <w:vanish/>
          <w:color w:val="FF0000"/>
        </w:rPr>
        <w:t>Beispiele</w:t>
      </w:r>
    </w:p>
    <w:p w14:paraId="215D432B" w14:textId="77777777" w:rsidR="001301E1" w:rsidRPr="00C91A6A" w:rsidRDefault="001301E1" w:rsidP="001301E1">
      <w:pPr>
        <w:rPr>
          <w:b/>
          <w:vanish/>
          <w:color w:val="FF0000"/>
        </w:rPr>
      </w:pPr>
      <w:r w:rsidRPr="00C91A6A">
        <w:rPr>
          <w:b/>
          <w:vanish/>
          <w:color w:val="FF0000"/>
        </w:rPr>
        <w:t>1.1</w:t>
      </w:r>
      <w:r w:rsidRPr="00C91A6A">
        <w:rPr>
          <w:b/>
          <w:vanish/>
          <w:color w:val="FF0000"/>
        </w:rPr>
        <w:tab/>
        <w:t>Ziel</w:t>
      </w:r>
    </w:p>
    <w:p w14:paraId="11E68F6E" w14:textId="77777777" w:rsidR="001301E1" w:rsidRPr="00C91A6A" w:rsidRDefault="001301E1" w:rsidP="001301E1">
      <w:pPr>
        <w:rPr>
          <w:i/>
          <w:vanish/>
          <w:color w:val="FF0000"/>
        </w:rPr>
      </w:pPr>
      <w:r w:rsidRPr="00C91A6A">
        <w:rPr>
          <w:i/>
          <w:vanish/>
          <w:color w:val="FF0000"/>
        </w:rPr>
        <w:t>Präzisierung.</w:t>
      </w:r>
    </w:p>
    <w:p w14:paraId="55193B63" w14:textId="77777777" w:rsidR="001301E1" w:rsidRPr="00C91A6A" w:rsidRDefault="001301E1" w:rsidP="001301E1">
      <w:pPr>
        <w:rPr>
          <w:i/>
          <w:vanish/>
          <w:color w:val="FF0000"/>
        </w:rPr>
      </w:pPr>
    </w:p>
    <w:p w14:paraId="4408294B" w14:textId="77777777" w:rsidR="001301E1" w:rsidRPr="00C91A6A" w:rsidRDefault="001301E1" w:rsidP="001301E1">
      <w:pPr>
        <w:rPr>
          <w:b/>
          <w:vanish/>
          <w:color w:val="FF0000"/>
        </w:rPr>
      </w:pPr>
      <w:r w:rsidRPr="00C91A6A">
        <w:rPr>
          <w:b/>
          <w:vanish/>
          <w:color w:val="FF0000"/>
        </w:rPr>
        <w:t>1.3</w:t>
      </w:r>
      <w:r w:rsidRPr="00C91A6A">
        <w:rPr>
          <w:b/>
          <w:vanish/>
          <w:color w:val="FF0000"/>
        </w:rPr>
        <w:tab/>
        <w:t>Rechtliche Grundlagen</w:t>
      </w:r>
    </w:p>
    <w:p w14:paraId="08250468" w14:textId="77777777" w:rsidR="001301E1" w:rsidRPr="00C91A6A" w:rsidRDefault="001301E1" w:rsidP="001301E1">
      <w:pPr>
        <w:rPr>
          <w:i/>
          <w:vanish/>
          <w:color w:val="FF0000"/>
        </w:rPr>
      </w:pPr>
      <w:r w:rsidRPr="00C91A6A">
        <w:rPr>
          <w:i/>
          <w:vanish/>
          <w:color w:val="FF0000"/>
        </w:rPr>
        <w:t>Anpassungen infolge Revision VAV.</w:t>
      </w:r>
    </w:p>
    <w:p w14:paraId="0F26BB50" w14:textId="77777777" w:rsidR="001301E1" w:rsidRDefault="001301E1" w:rsidP="001301E1">
      <w:pPr>
        <w:spacing w:line="240" w:lineRule="auto"/>
        <w:rPr>
          <w:u w:val="single"/>
        </w:rPr>
      </w:pPr>
    </w:p>
    <w:p w14:paraId="5BECA202" w14:textId="77777777" w:rsidR="008F49D2" w:rsidRDefault="008F49D2" w:rsidP="00D34DE5">
      <w:pPr>
        <w:sectPr w:rsidR="008F49D2" w:rsidSect="00D16B34">
          <w:headerReference w:type="even" r:id="rId31"/>
          <w:headerReference w:type="default" r:id="rId32"/>
          <w:headerReference w:type="first" r:id="rId33"/>
          <w:pgSz w:w="11906" w:h="16838" w:code="9"/>
          <w:pgMar w:top="1843" w:right="1077" w:bottom="907" w:left="1701" w:header="709" w:footer="510" w:gutter="0"/>
          <w:cols w:space="708"/>
          <w:docGrid w:linePitch="360"/>
        </w:sectPr>
      </w:pPr>
    </w:p>
    <w:p w14:paraId="20101E8A" w14:textId="2A85BF1A" w:rsidR="00A5459B" w:rsidRPr="00A5459B" w:rsidRDefault="004F23AD" w:rsidP="0046561C">
      <w:pPr>
        <w:pStyle w:val="Anhang1"/>
      </w:pPr>
      <w:bookmarkStart w:id="219" w:name="_Toc127974810"/>
      <w:bookmarkStart w:id="220" w:name="_Toc54690120"/>
      <w:r>
        <w:lastRenderedPageBreak/>
        <w:t>XML-Schemas [zwingend]</w:t>
      </w:r>
      <w:bookmarkEnd w:id="219"/>
    </w:p>
    <w:p w14:paraId="2570589F" w14:textId="1EBD3A1C" w:rsidR="00AF3526" w:rsidRDefault="004F23AD" w:rsidP="0046561C">
      <w:pPr>
        <w:pStyle w:val="Anhang2"/>
      </w:pPr>
      <w:bookmarkStart w:id="221" w:name="_Ref103601332"/>
      <w:bookmarkStart w:id="222" w:name="_Toc127974811"/>
      <w:r>
        <w:t xml:space="preserve">XML-Schema für </w:t>
      </w:r>
      <w:proofErr w:type="spellStart"/>
      <w:r>
        <w:t>GetEGRID</w:t>
      </w:r>
      <w:proofErr w:type="spellEnd"/>
      <w:r>
        <w:t xml:space="preserve">-, </w:t>
      </w:r>
      <w:proofErr w:type="spellStart"/>
      <w:r>
        <w:t>GetExractById</w:t>
      </w:r>
      <w:proofErr w:type="spellEnd"/>
      <w:r>
        <w:t xml:space="preserve">- und </w:t>
      </w:r>
      <w:proofErr w:type="spellStart"/>
      <w:r>
        <w:t>GetCapabilities</w:t>
      </w:r>
      <w:proofErr w:type="spellEnd"/>
      <w:r>
        <w:t>-Antwort</w:t>
      </w:r>
      <w:bookmarkEnd w:id="221"/>
      <w:bookmarkEnd w:id="222"/>
    </w:p>
    <w:p w14:paraId="5C6B0EA6" w14:textId="1E309CDC" w:rsidR="007C5E39" w:rsidRDefault="007C5E39" w:rsidP="007C5E39">
      <w:r>
        <w:t>Das hier wiederge</w:t>
      </w:r>
      <w:r w:rsidR="0015105B">
        <w:t>ge</w:t>
      </w:r>
      <w:r>
        <w:t>bene Schema ist auf https://schemas.geo.admin.ch/V_D/AV/</w:t>
      </w:r>
      <w:r w:rsidRPr="00CC0F96">
        <w:rPr>
          <w:highlight w:val="yellow"/>
        </w:rPr>
        <w:t>xx</w:t>
      </w:r>
      <w:r>
        <w:t xml:space="preserve"> publiziert.</w:t>
      </w:r>
    </w:p>
    <w:p w14:paraId="4B2CC613" w14:textId="55E4BC68" w:rsidR="007C5E39" w:rsidRDefault="007C5E39" w:rsidP="007C5E39">
      <w:r>
        <w:t>Sollte sich die hier abgedruckte Version der Schema-Definition von der im Schema Repository publizierten unterscheiden, gilt die im Schema Repository aufgeschaltete Version.</w:t>
      </w:r>
    </w:p>
    <w:p w14:paraId="54E15CF8" w14:textId="77777777" w:rsidR="00DA011A" w:rsidRPr="00DA011A" w:rsidRDefault="00DA011A" w:rsidP="00DA011A">
      <w:pPr>
        <w:rPr>
          <w:rStyle w:val="Code"/>
        </w:rPr>
      </w:pPr>
      <w:r w:rsidRPr="00DA011A">
        <w:rPr>
          <w:rStyle w:val="Code"/>
        </w:rPr>
        <w:t>&lt;?</w:t>
      </w:r>
      <w:proofErr w:type="spellStart"/>
      <w:r w:rsidRPr="00DA011A">
        <w:rPr>
          <w:rStyle w:val="Code"/>
        </w:rPr>
        <w:t>xml</w:t>
      </w:r>
      <w:proofErr w:type="spellEnd"/>
      <w:r w:rsidRPr="00DA011A">
        <w:rPr>
          <w:rStyle w:val="Code"/>
        </w:rPr>
        <w:t xml:space="preserve"> </w:t>
      </w:r>
      <w:proofErr w:type="spellStart"/>
      <w:r w:rsidRPr="00DA011A">
        <w:rPr>
          <w:rStyle w:val="Code"/>
        </w:rPr>
        <w:t>version</w:t>
      </w:r>
      <w:proofErr w:type="spellEnd"/>
      <w:r w:rsidRPr="00DA011A">
        <w:rPr>
          <w:rStyle w:val="Code"/>
        </w:rPr>
        <w:t xml:space="preserve">="1.0" </w:t>
      </w:r>
      <w:proofErr w:type="spellStart"/>
      <w:r w:rsidRPr="00DA011A">
        <w:rPr>
          <w:rStyle w:val="Code"/>
        </w:rPr>
        <w:t>encoding</w:t>
      </w:r>
      <w:proofErr w:type="spellEnd"/>
      <w:r w:rsidRPr="00DA011A">
        <w:rPr>
          <w:rStyle w:val="Code"/>
        </w:rPr>
        <w:t>="UTF-8</w:t>
      </w:r>
      <w:proofErr w:type="gramStart"/>
      <w:r w:rsidRPr="00DA011A">
        <w:rPr>
          <w:rStyle w:val="Code"/>
        </w:rPr>
        <w:t>" ?</w:t>
      </w:r>
      <w:proofErr w:type="gramEnd"/>
      <w:r w:rsidRPr="00DA011A">
        <w:rPr>
          <w:rStyle w:val="Code"/>
        </w:rPr>
        <w:t>&gt;</w:t>
      </w:r>
    </w:p>
    <w:p w14:paraId="64B86D4F" w14:textId="77777777" w:rsidR="00DA011A" w:rsidRPr="00DA011A" w:rsidRDefault="00DA011A" w:rsidP="00DA011A">
      <w:pPr>
        <w:rPr>
          <w:rStyle w:val="Code"/>
        </w:rPr>
      </w:pPr>
      <w:r w:rsidRPr="00DA011A">
        <w:rPr>
          <w:rStyle w:val="Code"/>
        </w:rPr>
        <w:t>&lt;</w:t>
      </w:r>
      <w:proofErr w:type="spellStart"/>
      <w:r w:rsidRPr="00DA011A">
        <w:rPr>
          <w:rStyle w:val="Code"/>
        </w:rPr>
        <w:t>xsd:schema</w:t>
      </w:r>
      <w:proofErr w:type="spellEnd"/>
      <w:r w:rsidRPr="00DA011A">
        <w:rPr>
          <w:rStyle w:val="Code"/>
        </w:rPr>
        <w:t xml:space="preserve"> </w:t>
      </w:r>
      <w:proofErr w:type="spellStart"/>
      <w:r w:rsidRPr="00DA011A">
        <w:rPr>
          <w:rStyle w:val="Code"/>
        </w:rPr>
        <w:t>xmlns:xsd</w:t>
      </w:r>
      <w:proofErr w:type="spellEnd"/>
      <w:r w:rsidRPr="00DA011A">
        <w:rPr>
          <w:rStyle w:val="Code"/>
        </w:rPr>
        <w:t>="http://www.w3.org/2001/XMLSchema"</w:t>
      </w:r>
    </w:p>
    <w:p w14:paraId="12465A07" w14:textId="77777777" w:rsidR="00DA011A" w:rsidRPr="00DA011A" w:rsidRDefault="00DA011A" w:rsidP="00DA011A">
      <w:pPr>
        <w:rPr>
          <w:rStyle w:val="Code"/>
        </w:rPr>
      </w:pPr>
      <w:r w:rsidRPr="00DA011A">
        <w:rPr>
          <w:rStyle w:val="Code"/>
        </w:rPr>
        <w:t xml:space="preserve">  </w:t>
      </w:r>
      <w:proofErr w:type="spellStart"/>
      <w:r w:rsidRPr="00DA011A">
        <w:rPr>
          <w:rStyle w:val="Code"/>
        </w:rPr>
        <w:t>xmlns</w:t>
      </w:r>
      <w:proofErr w:type="spellEnd"/>
      <w:r w:rsidRPr="00DA011A">
        <w:rPr>
          <w:rStyle w:val="Code"/>
        </w:rPr>
        <w:t>="http://schemas.geo.admin.ch/V_D/AV/1.0/Extract"</w:t>
      </w:r>
    </w:p>
    <w:p w14:paraId="2FF8685B" w14:textId="77777777" w:rsidR="00DA011A" w:rsidRPr="00DA011A" w:rsidRDefault="00DA011A" w:rsidP="00DA011A">
      <w:pPr>
        <w:rPr>
          <w:rStyle w:val="Code"/>
        </w:rPr>
      </w:pPr>
      <w:r w:rsidRPr="00DA011A">
        <w:rPr>
          <w:rStyle w:val="Code"/>
        </w:rPr>
        <w:t xml:space="preserve">  </w:t>
      </w:r>
      <w:proofErr w:type="spellStart"/>
      <w:r w:rsidRPr="00DA011A">
        <w:rPr>
          <w:rStyle w:val="Code"/>
        </w:rPr>
        <w:t>xmlns:data</w:t>
      </w:r>
      <w:proofErr w:type="spellEnd"/>
      <w:r w:rsidRPr="00DA011A">
        <w:rPr>
          <w:rStyle w:val="Code"/>
        </w:rPr>
        <w:t>="http://schemas.geo.admin.ch/V_D/AV/1.0/</w:t>
      </w:r>
      <w:proofErr w:type="spellStart"/>
      <w:r w:rsidRPr="00DA011A">
        <w:rPr>
          <w:rStyle w:val="Code"/>
        </w:rPr>
        <w:t>ExtractData</w:t>
      </w:r>
      <w:proofErr w:type="spellEnd"/>
      <w:r w:rsidRPr="00DA011A">
        <w:rPr>
          <w:rStyle w:val="Code"/>
        </w:rPr>
        <w:t>"</w:t>
      </w:r>
    </w:p>
    <w:p w14:paraId="67C82C2B" w14:textId="77777777" w:rsidR="00DA011A" w:rsidRPr="00DA011A" w:rsidRDefault="00DA011A" w:rsidP="00DA011A">
      <w:pPr>
        <w:rPr>
          <w:rStyle w:val="Code"/>
        </w:rPr>
      </w:pPr>
      <w:r w:rsidRPr="00DA011A">
        <w:rPr>
          <w:rStyle w:val="Code"/>
        </w:rPr>
        <w:t xml:space="preserve">  </w:t>
      </w:r>
      <w:proofErr w:type="spellStart"/>
      <w:r w:rsidRPr="00DA011A">
        <w:rPr>
          <w:rStyle w:val="Code"/>
        </w:rPr>
        <w:t>xmlns:geo</w:t>
      </w:r>
      <w:proofErr w:type="spellEnd"/>
      <w:r w:rsidRPr="00DA011A">
        <w:rPr>
          <w:rStyle w:val="Code"/>
        </w:rPr>
        <w:t xml:space="preserve">="http://www.interlis.ch/geometry/1.0"  </w:t>
      </w:r>
    </w:p>
    <w:p w14:paraId="055367E8" w14:textId="77777777" w:rsidR="00DA011A" w:rsidRPr="00DA011A" w:rsidRDefault="00DA011A" w:rsidP="00DA011A">
      <w:pPr>
        <w:rPr>
          <w:rStyle w:val="Code"/>
          <w:lang w:val="en-US"/>
        </w:rPr>
      </w:pPr>
      <w:r w:rsidRPr="00DA011A">
        <w:rPr>
          <w:rStyle w:val="Code"/>
        </w:rPr>
        <w:t xml:space="preserve">  </w:t>
      </w:r>
      <w:proofErr w:type="spellStart"/>
      <w:r w:rsidRPr="00DA011A">
        <w:rPr>
          <w:rStyle w:val="Code"/>
          <w:lang w:val="en-US"/>
        </w:rPr>
        <w:t>targetNamespace</w:t>
      </w:r>
      <w:proofErr w:type="spellEnd"/>
      <w:r w:rsidRPr="00DA011A">
        <w:rPr>
          <w:rStyle w:val="Code"/>
          <w:lang w:val="en-US"/>
        </w:rPr>
        <w:t>=</w:t>
      </w:r>
    </w:p>
    <w:p w14:paraId="6BC5F38A" w14:textId="77777777" w:rsidR="00DA011A" w:rsidRPr="00DA011A" w:rsidRDefault="00DA011A" w:rsidP="00DA011A">
      <w:pPr>
        <w:rPr>
          <w:rStyle w:val="Code"/>
          <w:lang w:val="en-US"/>
        </w:rPr>
      </w:pPr>
      <w:r w:rsidRPr="00DA011A">
        <w:rPr>
          <w:rStyle w:val="Code"/>
          <w:lang w:val="en-US"/>
        </w:rPr>
        <w:t xml:space="preserve">  "http://schemas.geo.admin.ch/V_D/AV/2.0/Extract"</w:t>
      </w:r>
    </w:p>
    <w:p w14:paraId="241CE12E" w14:textId="77777777" w:rsidR="00DA011A" w:rsidRPr="00DA011A" w:rsidRDefault="00DA011A" w:rsidP="00DA011A">
      <w:pPr>
        <w:rPr>
          <w:rStyle w:val="Code"/>
          <w:lang w:val="en-US"/>
        </w:rPr>
      </w:pPr>
      <w:r w:rsidRPr="00DA011A">
        <w:rPr>
          <w:rStyle w:val="Code"/>
          <w:lang w:val="en-US"/>
        </w:rPr>
        <w:t xml:space="preserve">  </w:t>
      </w:r>
      <w:proofErr w:type="spellStart"/>
      <w:r w:rsidRPr="00DA011A">
        <w:rPr>
          <w:rStyle w:val="Code"/>
          <w:lang w:val="en-US"/>
        </w:rPr>
        <w:t>elementFormDefault</w:t>
      </w:r>
      <w:proofErr w:type="spellEnd"/>
      <w:r w:rsidRPr="00DA011A">
        <w:rPr>
          <w:rStyle w:val="Code"/>
          <w:lang w:val="en-US"/>
        </w:rPr>
        <w:t xml:space="preserve">="qualified" </w:t>
      </w:r>
      <w:proofErr w:type="spellStart"/>
      <w:r w:rsidRPr="00DA011A">
        <w:rPr>
          <w:rStyle w:val="Code"/>
          <w:lang w:val="en-US"/>
        </w:rPr>
        <w:t>attributeFormDefault</w:t>
      </w:r>
      <w:proofErr w:type="spellEnd"/>
      <w:r w:rsidRPr="00DA011A">
        <w:rPr>
          <w:rStyle w:val="Code"/>
          <w:lang w:val="en-US"/>
        </w:rPr>
        <w:t>="unqualified"</w:t>
      </w:r>
    </w:p>
    <w:p w14:paraId="02F778DB" w14:textId="77777777" w:rsidR="00DA011A" w:rsidRPr="00DA011A" w:rsidRDefault="00DA011A" w:rsidP="00DA011A">
      <w:pPr>
        <w:rPr>
          <w:rStyle w:val="Code"/>
          <w:lang w:val="en-US"/>
        </w:rPr>
      </w:pPr>
      <w:r w:rsidRPr="00DA011A">
        <w:rPr>
          <w:rStyle w:val="Code"/>
          <w:lang w:val="en-US"/>
        </w:rPr>
        <w:t xml:space="preserve">  version="1.0.0"</w:t>
      </w:r>
    </w:p>
    <w:p w14:paraId="6AE4268C" w14:textId="77777777" w:rsidR="00DA011A" w:rsidRPr="00DA011A" w:rsidRDefault="00DA011A" w:rsidP="00DA011A">
      <w:pPr>
        <w:rPr>
          <w:rStyle w:val="Code"/>
          <w:lang w:val="fr-CH"/>
        </w:rPr>
      </w:pPr>
      <w:r w:rsidRPr="00DA011A">
        <w:rPr>
          <w:rStyle w:val="Code"/>
          <w:lang w:val="fr-CH"/>
        </w:rPr>
        <w:t>&gt;</w:t>
      </w:r>
    </w:p>
    <w:p w14:paraId="4DA7C385" w14:textId="77777777" w:rsidR="00DA011A" w:rsidRPr="00DA011A" w:rsidRDefault="00DA011A" w:rsidP="00DA011A">
      <w:pPr>
        <w:rPr>
          <w:rStyle w:val="Code"/>
          <w:lang w:val="fr-CH"/>
        </w:rPr>
      </w:pPr>
      <w:r w:rsidRPr="00DA011A">
        <w:rPr>
          <w:rStyle w:val="Code"/>
          <w:lang w:val="fr-CH"/>
        </w:rPr>
        <w:t xml:space="preserve">  &lt;</w:t>
      </w:r>
      <w:proofErr w:type="spellStart"/>
      <w:proofErr w:type="gramStart"/>
      <w:r w:rsidRPr="00DA011A">
        <w:rPr>
          <w:rStyle w:val="Code"/>
          <w:lang w:val="fr-CH"/>
        </w:rPr>
        <w:t>xsd:import</w:t>
      </w:r>
      <w:proofErr w:type="spellEnd"/>
      <w:proofErr w:type="gramEnd"/>
      <w:r w:rsidRPr="00DA011A">
        <w:rPr>
          <w:rStyle w:val="Code"/>
          <w:lang w:val="fr-CH"/>
        </w:rPr>
        <w:t xml:space="preserve"> </w:t>
      </w:r>
      <w:proofErr w:type="spellStart"/>
      <w:r w:rsidRPr="00DA011A">
        <w:rPr>
          <w:rStyle w:val="Code"/>
          <w:lang w:val="fr-CH"/>
        </w:rPr>
        <w:t>namespace</w:t>
      </w:r>
      <w:proofErr w:type="spellEnd"/>
      <w:r w:rsidRPr="00DA011A">
        <w:rPr>
          <w:rStyle w:val="Code"/>
          <w:lang w:val="fr-CH"/>
        </w:rPr>
        <w:t xml:space="preserve">="http://www.interlis.ch/geometry/1.0" </w:t>
      </w:r>
    </w:p>
    <w:p w14:paraId="38049D0F" w14:textId="77777777" w:rsidR="00DA011A" w:rsidRPr="00DA011A" w:rsidRDefault="00DA011A" w:rsidP="00DA011A">
      <w:pPr>
        <w:rPr>
          <w:rStyle w:val="Code"/>
          <w:lang w:val="en-US"/>
        </w:rPr>
      </w:pPr>
      <w:r w:rsidRPr="00DA011A">
        <w:rPr>
          <w:rStyle w:val="Code"/>
          <w:lang w:val="fr-CH"/>
        </w:rPr>
        <w:t xml:space="preserve">    </w:t>
      </w:r>
      <w:proofErr w:type="spellStart"/>
      <w:r w:rsidRPr="00DA011A">
        <w:rPr>
          <w:rStyle w:val="Code"/>
          <w:lang w:val="en-US"/>
        </w:rPr>
        <w:t>schemaLocation</w:t>
      </w:r>
      <w:proofErr w:type="spellEnd"/>
      <w:r w:rsidRPr="00DA011A">
        <w:rPr>
          <w:rStyle w:val="Code"/>
          <w:lang w:val="en-US"/>
        </w:rPr>
        <w:t>="geometry.xsd"/&gt;</w:t>
      </w:r>
    </w:p>
    <w:p w14:paraId="240A16D4" w14:textId="77777777" w:rsidR="00DA011A" w:rsidRPr="00DA011A" w:rsidRDefault="00DA011A" w:rsidP="00DA011A">
      <w:pPr>
        <w:rPr>
          <w:rStyle w:val="Code"/>
          <w:lang w:val="en-US"/>
        </w:rPr>
      </w:pPr>
      <w:r w:rsidRPr="00DA011A">
        <w:rPr>
          <w:rStyle w:val="Code"/>
          <w:lang w:val="en-US"/>
        </w:rPr>
        <w:t xml:space="preserve">  &lt;</w:t>
      </w:r>
      <w:proofErr w:type="spellStart"/>
      <w:proofErr w:type="gramStart"/>
      <w:r w:rsidRPr="00DA011A">
        <w:rPr>
          <w:rStyle w:val="Code"/>
          <w:lang w:val="en-US"/>
        </w:rPr>
        <w:t>xsd:import</w:t>
      </w:r>
      <w:proofErr w:type="spellEnd"/>
      <w:proofErr w:type="gramEnd"/>
      <w:r w:rsidRPr="00DA011A">
        <w:rPr>
          <w:rStyle w:val="Code"/>
          <w:lang w:val="en-US"/>
        </w:rPr>
        <w:t xml:space="preserve"> namespace=</w:t>
      </w:r>
    </w:p>
    <w:p w14:paraId="321A7658" w14:textId="77777777" w:rsidR="00DA011A" w:rsidRPr="00DA011A" w:rsidRDefault="00DA011A" w:rsidP="00DA011A">
      <w:pPr>
        <w:rPr>
          <w:rStyle w:val="Code"/>
          <w:lang w:val="en-US"/>
        </w:rPr>
      </w:pPr>
      <w:r w:rsidRPr="00DA011A">
        <w:rPr>
          <w:rStyle w:val="Code"/>
          <w:lang w:val="en-US"/>
        </w:rPr>
        <w:t xml:space="preserve">    "http://schemas.geo.admin.ch/V_D/AV/2.0/</w:t>
      </w:r>
      <w:proofErr w:type="spellStart"/>
      <w:r w:rsidRPr="00DA011A">
        <w:rPr>
          <w:rStyle w:val="Code"/>
          <w:lang w:val="en-US"/>
        </w:rPr>
        <w:t>ExtractData</w:t>
      </w:r>
      <w:proofErr w:type="spellEnd"/>
      <w:r w:rsidRPr="00DA011A">
        <w:rPr>
          <w:rStyle w:val="Code"/>
          <w:lang w:val="en-US"/>
        </w:rPr>
        <w:t>"</w:t>
      </w:r>
    </w:p>
    <w:p w14:paraId="3C3AD1B4" w14:textId="77777777" w:rsidR="00DA011A" w:rsidRPr="00DA011A" w:rsidRDefault="00DA011A" w:rsidP="00DA011A">
      <w:pPr>
        <w:rPr>
          <w:rStyle w:val="Code"/>
          <w:lang w:val="en-US"/>
        </w:rPr>
      </w:pPr>
      <w:proofErr w:type="spellStart"/>
      <w:r w:rsidRPr="00DA011A">
        <w:rPr>
          <w:rStyle w:val="Code"/>
          <w:lang w:val="en-US"/>
        </w:rPr>
        <w:t>schemaLocation</w:t>
      </w:r>
      <w:proofErr w:type="spellEnd"/>
      <w:r w:rsidRPr="00DA011A">
        <w:rPr>
          <w:rStyle w:val="Code"/>
          <w:lang w:val="en-US"/>
        </w:rPr>
        <w:t>="ExtractData.xsd"/&gt;</w:t>
      </w:r>
    </w:p>
    <w:p w14:paraId="378BC806" w14:textId="77777777" w:rsidR="00DA011A" w:rsidRPr="00DA011A" w:rsidRDefault="00DA011A" w:rsidP="00DA011A">
      <w:pPr>
        <w:rPr>
          <w:rStyle w:val="Code"/>
          <w:lang w:val="en-US"/>
        </w:rPr>
      </w:pPr>
    </w:p>
    <w:p w14:paraId="08855BA9" w14:textId="7601CCE9" w:rsidR="00DA011A" w:rsidRPr="00DA011A" w:rsidDel="00255498" w:rsidRDefault="00DA011A" w:rsidP="00DA011A">
      <w:pPr>
        <w:rPr>
          <w:del w:id="223" w:author="Claude Eisenhut" w:date="2025-07-25T15:25:00Z"/>
          <w:rStyle w:val="Code"/>
          <w:lang w:val="en-US"/>
        </w:rPr>
      </w:pPr>
      <w:commentRangeStart w:id="224"/>
      <w:del w:id="225" w:author="Claude Eisenhut" w:date="2025-07-25T15:25:00Z">
        <w:r w:rsidRPr="00DA011A" w:rsidDel="00255498">
          <w:rPr>
            <w:rStyle w:val="Code"/>
            <w:lang w:val="en-US"/>
          </w:rPr>
          <w:delText xml:space="preserve">  &lt;xsd:simpleType name="FlavourType"&gt;</w:delText>
        </w:r>
      </w:del>
    </w:p>
    <w:p w14:paraId="7F1A0ED3" w14:textId="3E1F038D" w:rsidR="00DA011A" w:rsidRPr="00DA011A" w:rsidDel="00255498" w:rsidRDefault="00DA011A" w:rsidP="00DA011A">
      <w:pPr>
        <w:rPr>
          <w:del w:id="226" w:author="Claude Eisenhut" w:date="2025-07-25T15:25:00Z"/>
          <w:rStyle w:val="Code"/>
          <w:lang w:val="en-US"/>
        </w:rPr>
      </w:pPr>
      <w:del w:id="227" w:author="Claude Eisenhut" w:date="2025-07-25T15:25:00Z">
        <w:r w:rsidRPr="00DA011A" w:rsidDel="00255498">
          <w:rPr>
            <w:rStyle w:val="Code"/>
            <w:lang w:val="en-US"/>
          </w:rPr>
          <w:delText xml:space="preserve">    &lt;xsd:restriction base="xsd:token"&gt;</w:delText>
        </w:r>
      </w:del>
    </w:p>
    <w:p w14:paraId="25B7A9D8" w14:textId="782586CE" w:rsidR="00DA011A" w:rsidRPr="00165CB5" w:rsidDel="00255498" w:rsidRDefault="00DA011A" w:rsidP="00DA011A">
      <w:pPr>
        <w:rPr>
          <w:del w:id="228" w:author="Claude Eisenhut" w:date="2025-07-25T15:25:00Z"/>
          <w:rStyle w:val="Code"/>
          <w:lang w:val="en-GB"/>
          <w:rPrChange w:id="229" w:author="Rey Isabelle swisstopo [3]" w:date="2025-07-29T07:29:00Z" w16du:dateUtc="2025-07-29T05:29:00Z">
            <w:rPr>
              <w:del w:id="230" w:author="Claude Eisenhut" w:date="2025-07-25T15:25:00Z"/>
              <w:rStyle w:val="Code"/>
              <w:lang w:val="en-US"/>
            </w:rPr>
          </w:rPrChange>
        </w:rPr>
      </w:pPr>
      <w:del w:id="231" w:author="Claude Eisenhut" w:date="2025-07-25T15:25:00Z">
        <w:r w:rsidRPr="00DA011A" w:rsidDel="00255498">
          <w:rPr>
            <w:rStyle w:val="Code"/>
            <w:lang w:val="en-US"/>
          </w:rPr>
          <w:delText xml:space="preserve">      </w:delText>
        </w:r>
        <w:r w:rsidRPr="00165CB5" w:rsidDel="00255498">
          <w:rPr>
            <w:rStyle w:val="Code"/>
            <w:lang w:val="en-GB"/>
            <w:rPrChange w:id="232" w:author="Rey Isabelle swisstopo [3]" w:date="2025-07-29T07:29:00Z" w16du:dateUtc="2025-07-29T05:29:00Z">
              <w:rPr>
                <w:rStyle w:val="Code"/>
                <w:lang w:val="en-US"/>
              </w:rPr>
            </w:rPrChange>
          </w:rPr>
          <w:delText>&lt;xsd:pattern value="STATE|GEOMETRY|(ch\.[A-Z]{2}\.[a-zA-Z][a-zA-Z0-9]*)|(fl\.[a-zA-Z][a-zA-Z0-9]*)"/&gt;</w:delText>
        </w:r>
      </w:del>
    </w:p>
    <w:p w14:paraId="11FB7A3F" w14:textId="7EA7FF62" w:rsidR="00DA011A" w:rsidRPr="00DA011A" w:rsidDel="00255498" w:rsidRDefault="00DA011A" w:rsidP="00DA011A">
      <w:pPr>
        <w:rPr>
          <w:del w:id="233" w:author="Claude Eisenhut" w:date="2025-07-25T15:25:00Z"/>
          <w:rStyle w:val="Code"/>
          <w:lang w:val="en-US"/>
        </w:rPr>
      </w:pPr>
      <w:del w:id="234" w:author="Claude Eisenhut" w:date="2025-07-25T15:25:00Z">
        <w:r w:rsidRPr="00165CB5" w:rsidDel="00255498">
          <w:rPr>
            <w:rStyle w:val="Code"/>
            <w:lang w:val="en-GB"/>
            <w:rPrChange w:id="235" w:author="Rey Isabelle swisstopo [3]" w:date="2025-07-29T07:29:00Z" w16du:dateUtc="2025-07-29T05:29:00Z">
              <w:rPr>
                <w:rStyle w:val="Code"/>
                <w:lang w:val="en-US"/>
              </w:rPr>
            </w:rPrChange>
          </w:rPr>
          <w:delText xml:space="preserve">    </w:delText>
        </w:r>
        <w:r w:rsidRPr="00DA011A" w:rsidDel="00255498">
          <w:rPr>
            <w:rStyle w:val="Code"/>
            <w:lang w:val="en-US"/>
          </w:rPr>
          <w:delText>&lt;/xsd:restriction&gt;</w:delText>
        </w:r>
      </w:del>
    </w:p>
    <w:p w14:paraId="778D6DE4" w14:textId="70E41874" w:rsidR="00DA011A" w:rsidRPr="00DA011A" w:rsidDel="00255498" w:rsidRDefault="00DA011A" w:rsidP="00DA011A">
      <w:pPr>
        <w:rPr>
          <w:del w:id="236" w:author="Claude Eisenhut" w:date="2025-07-25T15:25:00Z"/>
          <w:rStyle w:val="Code"/>
          <w:lang w:val="en-US"/>
        </w:rPr>
      </w:pPr>
      <w:del w:id="237" w:author="Claude Eisenhut" w:date="2025-07-25T15:25:00Z">
        <w:r w:rsidRPr="00DA011A" w:rsidDel="00255498">
          <w:rPr>
            <w:rStyle w:val="Code"/>
            <w:lang w:val="en-US"/>
          </w:rPr>
          <w:delText xml:space="preserve">  &lt;/xsd:simpleType&gt;</w:delText>
        </w:r>
        <w:commentRangeEnd w:id="224"/>
        <w:r w:rsidR="006E665F" w:rsidDel="00255498">
          <w:rPr>
            <w:rStyle w:val="Marquedecommentaire"/>
          </w:rPr>
          <w:commentReference w:id="224"/>
        </w:r>
      </w:del>
    </w:p>
    <w:p w14:paraId="07BDCE13" w14:textId="77777777" w:rsidR="00DA011A" w:rsidRPr="00DA011A" w:rsidRDefault="00DA011A" w:rsidP="00DA011A">
      <w:pPr>
        <w:rPr>
          <w:rStyle w:val="Code"/>
          <w:lang w:val="en-US"/>
        </w:rPr>
      </w:pPr>
    </w:p>
    <w:p w14:paraId="17976753" w14:textId="77777777" w:rsidR="00DA011A" w:rsidRPr="00DA011A" w:rsidRDefault="00DA011A" w:rsidP="00DA011A">
      <w:pPr>
        <w:rPr>
          <w:rStyle w:val="Code"/>
          <w:lang w:val="en-US"/>
        </w:rPr>
      </w:pPr>
      <w:r w:rsidRPr="00DA011A">
        <w:rPr>
          <w:rStyle w:val="Code"/>
          <w:lang w:val="en-US"/>
        </w:rPr>
        <w:t xml:space="preserve">  &lt;</w:t>
      </w:r>
      <w:proofErr w:type="spellStart"/>
      <w:proofErr w:type="gramStart"/>
      <w:r w:rsidRPr="00DA011A">
        <w:rPr>
          <w:rStyle w:val="Code"/>
          <w:lang w:val="en-US"/>
        </w:rPr>
        <w:t>xsd:element</w:t>
      </w:r>
      <w:proofErr w:type="spellEnd"/>
      <w:proofErr w:type="gramEnd"/>
      <w:r w:rsidRPr="00DA011A">
        <w:rPr>
          <w:rStyle w:val="Code"/>
          <w:lang w:val="en-US"/>
        </w:rPr>
        <w:t xml:space="preserve"> name="</w:t>
      </w:r>
      <w:proofErr w:type="spellStart"/>
      <w:r w:rsidRPr="00DA011A">
        <w:rPr>
          <w:rStyle w:val="Code"/>
          <w:lang w:val="en-US"/>
        </w:rPr>
        <w:t>GetExtractByIdResponse</w:t>
      </w:r>
      <w:proofErr w:type="spellEnd"/>
      <w:r w:rsidRPr="00DA011A">
        <w:rPr>
          <w:rStyle w:val="Code"/>
          <w:lang w:val="en-US"/>
        </w:rPr>
        <w:t>" type="</w:t>
      </w:r>
      <w:proofErr w:type="spellStart"/>
      <w:r w:rsidRPr="00DA011A">
        <w:rPr>
          <w:rStyle w:val="Code"/>
          <w:lang w:val="en-US"/>
        </w:rPr>
        <w:t>GetExtractByIdResponseType</w:t>
      </w:r>
      <w:proofErr w:type="spellEnd"/>
      <w:r w:rsidRPr="00DA011A">
        <w:rPr>
          <w:rStyle w:val="Code"/>
          <w:lang w:val="en-US"/>
        </w:rPr>
        <w:t>"/&gt;</w:t>
      </w:r>
    </w:p>
    <w:p w14:paraId="2663AC60" w14:textId="77777777" w:rsidR="00DA011A" w:rsidRPr="00DA011A" w:rsidRDefault="00DA011A" w:rsidP="00DA011A">
      <w:pPr>
        <w:rPr>
          <w:rStyle w:val="Code"/>
          <w:lang w:val="en-US"/>
        </w:rPr>
      </w:pPr>
      <w:r w:rsidRPr="00DA011A">
        <w:rPr>
          <w:rStyle w:val="Code"/>
          <w:lang w:val="en-US"/>
        </w:rPr>
        <w:t xml:space="preserve">  &lt;</w:t>
      </w:r>
      <w:proofErr w:type="spellStart"/>
      <w:proofErr w:type="gramStart"/>
      <w:r w:rsidRPr="00DA011A">
        <w:rPr>
          <w:rStyle w:val="Code"/>
          <w:lang w:val="en-US"/>
        </w:rPr>
        <w:t>xsd:complexType</w:t>
      </w:r>
      <w:proofErr w:type="spellEnd"/>
      <w:proofErr w:type="gramEnd"/>
      <w:r w:rsidRPr="00DA011A">
        <w:rPr>
          <w:rStyle w:val="Code"/>
          <w:lang w:val="en-US"/>
        </w:rPr>
        <w:t xml:space="preserve"> name="</w:t>
      </w:r>
      <w:proofErr w:type="spellStart"/>
      <w:r w:rsidRPr="00DA011A">
        <w:rPr>
          <w:rStyle w:val="Code"/>
          <w:lang w:val="en-US"/>
        </w:rPr>
        <w:t>GetExtractByIdResponseType</w:t>
      </w:r>
      <w:proofErr w:type="spellEnd"/>
      <w:r w:rsidRPr="00DA011A">
        <w:rPr>
          <w:rStyle w:val="Code"/>
          <w:lang w:val="en-US"/>
        </w:rPr>
        <w:t>"&gt;</w:t>
      </w:r>
    </w:p>
    <w:p w14:paraId="58D8B4D1" w14:textId="77777777" w:rsidR="00DA011A" w:rsidRPr="00DA011A" w:rsidRDefault="00DA011A" w:rsidP="00DA011A">
      <w:pPr>
        <w:rPr>
          <w:rStyle w:val="Code"/>
          <w:lang w:val="en-US"/>
        </w:rPr>
      </w:pPr>
      <w:r w:rsidRPr="00DA011A">
        <w:rPr>
          <w:rStyle w:val="Code"/>
          <w:lang w:val="en-US"/>
        </w:rPr>
        <w:t xml:space="preserve">    &lt;</w:t>
      </w:r>
      <w:proofErr w:type="spellStart"/>
      <w:proofErr w:type="gramStart"/>
      <w:r w:rsidRPr="00DA011A">
        <w:rPr>
          <w:rStyle w:val="Code"/>
          <w:lang w:val="en-US"/>
        </w:rPr>
        <w:t>xsd:sequence</w:t>
      </w:r>
      <w:proofErr w:type="spellEnd"/>
      <w:proofErr w:type="gramEnd"/>
      <w:r w:rsidRPr="00DA011A">
        <w:rPr>
          <w:rStyle w:val="Code"/>
          <w:lang w:val="en-US"/>
        </w:rPr>
        <w:t>&gt;</w:t>
      </w:r>
    </w:p>
    <w:p w14:paraId="0C9D9CE1" w14:textId="77777777" w:rsidR="00DA011A" w:rsidRPr="00DA011A" w:rsidRDefault="00DA011A" w:rsidP="00DA011A">
      <w:pPr>
        <w:rPr>
          <w:rStyle w:val="Code"/>
          <w:lang w:val="en-US"/>
        </w:rPr>
      </w:pPr>
      <w:r w:rsidRPr="00DA011A">
        <w:rPr>
          <w:rStyle w:val="Code"/>
          <w:lang w:val="en-US"/>
        </w:rPr>
        <w:t xml:space="preserve">      &lt;</w:t>
      </w:r>
      <w:proofErr w:type="spellStart"/>
      <w:proofErr w:type="gramStart"/>
      <w:r w:rsidRPr="00DA011A">
        <w:rPr>
          <w:rStyle w:val="Code"/>
          <w:lang w:val="en-US"/>
        </w:rPr>
        <w:t>xsd:element</w:t>
      </w:r>
      <w:proofErr w:type="spellEnd"/>
      <w:proofErr w:type="gramEnd"/>
      <w:r w:rsidRPr="00DA011A">
        <w:rPr>
          <w:rStyle w:val="Code"/>
          <w:lang w:val="en-US"/>
        </w:rPr>
        <w:t xml:space="preserve"> ref="</w:t>
      </w:r>
      <w:proofErr w:type="spellStart"/>
      <w:proofErr w:type="gramStart"/>
      <w:r w:rsidRPr="00DA011A">
        <w:rPr>
          <w:rStyle w:val="Code"/>
          <w:lang w:val="en-US"/>
        </w:rPr>
        <w:t>data:Extract</w:t>
      </w:r>
      <w:proofErr w:type="spellEnd"/>
      <w:proofErr w:type="gramEnd"/>
      <w:r w:rsidRPr="00DA011A">
        <w:rPr>
          <w:rStyle w:val="Code"/>
          <w:lang w:val="en-US"/>
        </w:rPr>
        <w:t>"&gt;</w:t>
      </w:r>
    </w:p>
    <w:p w14:paraId="15982D3F" w14:textId="77777777" w:rsidR="00DA011A" w:rsidRPr="00DA011A" w:rsidRDefault="00DA011A" w:rsidP="00DA011A">
      <w:pPr>
        <w:rPr>
          <w:rStyle w:val="Code"/>
          <w:lang w:val="en-US"/>
        </w:rPr>
      </w:pPr>
      <w:r w:rsidRPr="00DA011A">
        <w:rPr>
          <w:rStyle w:val="Code"/>
          <w:lang w:val="en-US"/>
        </w:rPr>
        <w:t xml:space="preserve">      &lt;/</w:t>
      </w:r>
      <w:proofErr w:type="spellStart"/>
      <w:proofErr w:type="gramStart"/>
      <w:r w:rsidRPr="00DA011A">
        <w:rPr>
          <w:rStyle w:val="Code"/>
          <w:lang w:val="en-US"/>
        </w:rPr>
        <w:t>xsd:element</w:t>
      </w:r>
      <w:proofErr w:type="spellEnd"/>
      <w:proofErr w:type="gramEnd"/>
      <w:r w:rsidRPr="00DA011A">
        <w:rPr>
          <w:rStyle w:val="Code"/>
          <w:lang w:val="en-US"/>
        </w:rPr>
        <w:t>&gt;</w:t>
      </w:r>
    </w:p>
    <w:p w14:paraId="0A0C84A2" w14:textId="77777777" w:rsidR="00DA011A" w:rsidRPr="00DA011A" w:rsidRDefault="00DA011A" w:rsidP="00DA011A">
      <w:pPr>
        <w:rPr>
          <w:rStyle w:val="Code"/>
          <w:lang w:val="en-US"/>
        </w:rPr>
      </w:pPr>
      <w:r w:rsidRPr="00DA011A">
        <w:rPr>
          <w:rStyle w:val="Code"/>
          <w:lang w:val="en-US"/>
        </w:rPr>
        <w:t xml:space="preserve">    &lt;/</w:t>
      </w:r>
      <w:proofErr w:type="spellStart"/>
      <w:proofErr w:type="gramStart"/>
      <w:r w:rsidRPr="00DA011A">
        <w:rPr>
          <w:rStyle w:val="Code"/>
          <w:lang w:val="en-US"/>
        </w:rPr>
        <w:t>xsd:sequence</w:t>
      </w:r>
      <w:proofErr w:type="spellEnd"/>
      <w:proofErr w:type="gramEnd"/>
      <w:r w:rsidRPr="00DA011A">
        <w:rPr>
          <w:rStyle w:val="Code"/>
          <w:lang w:val="en-US"/>
        </w:rPr>
        <w:t xml:space="preserve">&gt;  </w:t>
      </w:r>
    </w:p>
    <w:p w14:paraId="1D48FDEA" w14:textId="77777777" w:rsidR="00DA011A" w:rsidRPr="00DA011A" w:rsidRDefault="00DA011A" w:rsidP="00DA011A">
      <w:pPr>
        <w:rPr>
          <w:rStyle w:val="Code"/>
          <w:lang w:val="en-US"/>
        </w:rPr>
      </w:pPr>
      <w:r w:rsidRPr="00DA011A">
        <w:rPr>
          <w:rStyle w:val="Code"/>
          <w:lang w:val="en-US"/>
        </w:rPr>
        <w:t xml:space="preserve">  &lt;/</w:t>
      </w:r>
      <w:proofErr w:type="spellStart"/>
      <w:proofErr w:type="gramStart"/>
      <w:r w:rsidRPr="00DA011A">
        <w:rPr>
          <w:rStyle w:val="Code"/>
          <w:lang w:val="en-US"/>
        </w:rPr>
        <w:t>xsd:complexType</w:t>
      </w:r>
      <w:proofErr w:type="spellEnd"/>
      <w:proofErr w:type="gramEnd"/>
      <w:r w:rsidRPr="00DA011A">
        <w:rPr>
          <w:rStyle w:val="Code"/>
          <w:lang w:val="en-US"/>
        </w:rPr>
        <w:t>&gt;</w:t>
      </w:r>
    </w:p>
    <w:p w14:paraId="1441C34A" w14:textId="77777777" w:rsidR="00DA011A" w:rsidRPr="00DA011A" w:rsidRDefault="00DA011A" w:rsidP="00DA011A">
      <w:pPr>
        <w:rPr>
          <w:rStyle w:val="Code"/>
          <w:lang w:val="en-US"/>
        </w:rPr>
      </w:pPr>
      <w:r w:rsidRPr="00DA011A">
        <w:rPr>
          <w:rStyle w:val="Code"/>
          <w:lang w:val="en-US"/>
        </w:rPr>
        <w:t xml:space="preserve">  </w:t>
      </w:r>
    </w:p>
    <w:p w14:paraId="39EDBA16" w14:textId="77777777" w:rsidR="00DA011A" w:rsidRPr="00DA011A" w:rsidRDefault="00DA011A" w:rsidP="00DA011A">
      <w:pPr>
        <w:rPr>
          <w:rStyle w:val="Code"/>
          <w:lang w:val="en-US"/>
        </w:rPr>
      </w:pPr>
      <w:r w:rsidRPr="00DA011A">
        <w:rPr>
          <w:rStyle w:val="Code"/>
          <w:lang w:val="en-US"/>
        </w:rPr>
        <w:t xml:space="preserve">  &lt;</w:t>
      </w:r>
      <w:proofErr w:type="spellStart"/>
      <w:proofErr w:type="gramStart"/>
      <w:r w:rsidRPr="00DA011A">
        <w:rPr>
          <w:rStyle w:val="Code"/>
          <w:lang w:val="en-US"/>
        </w:rPr>
        <w:t>xsd:element</w:t>
      </w:r>
      <w:proofErr w:type="spellEnd"/>
      <w:proofErr w:type="gramEnd"/>
      <w:r w:rsidRPr="00DA011A">
        <w:rPr>
          <w:rStyle w:val="Code"/>
          <w:lang w:val="en-US"/>
        </w:rPr>
        <w:t xml:space="preserve"> name="</w:t>
      </w:r>
      <w:proofErr w:type="spellStart"/>
      <w:r w:rsidRPr="00DA011A">
        <w:rPr>
          <w:rStyle w:val="Code"/>
          <w:lang w:val="en-US"/>
        </w:rPr>
        <w:t>GetEGRIDResponse</w:t>
      </w:r>
      <w:proofErr w:type="spellEnd"/>
      <w:r w:rsidRPr="00DA011A">
        <w:rPr>
          <w:rStyle w:val="Code"/>
          <w:lang w:val="en-US"/>
        </w:rPr>
        <w:t>" type="</w:t>
      </w:r>
      <w:proofErr w:type="spellStart"/>
      <w:r w:rsidRPr="00DA011A">
        <w:rPr>
          <w:rStyle w:val="Code"/>
          <w:lang w:val="en-US"/>
        </w:rPr>
        <w:t>GetEGRIDResponseType</w:t>
      </w:r>
      <w:proofErr w:type="spellEnd"/>
      <w:r w:rsidRPr="00DA011A">
        <w:rPr>
          <w:rStyle w:val="Code"/>
          <w:lang w:val="en-US"/>
        </w:rPr>
        <w:t>"/&gt;</w:t>
      </w:r>
    </w:p>
    <w:p w14:paraId="7008AD6A" w14:textId="77777777" w:rsidR="00DA011A" w:rsidRPr="00DA011A" w:rsidRDefault="00DA011A" w:rsidP="00DA011A">
      <w:pPr>
        <w:rPr>
          <w:rStyle w:val="Code"/>
          <w:lang w:val="en-US"/>
        </w:rPr>
      </w:pPr>
      <w:r w:rsidRPr="00DA011A">
        <w:rPr>
          <w:rStyle w:val="Code"/>
          <w:lang w:val="en-US"/>
        </w:rPr>
        <w:t xml:space="preserve">  &lt;</w:t>
      </w:r>
      <w:proofErr w:type="spellStart"/>
      <w:proofErr w:type="gramStart"/>
      <w:r w:rsidRPr="00DA011A">
        <w:rPr>
          <w:rStyle w:val="Code"/>
          <w:lang w:val="en-US"/>
        </w:rPr>
        <w:t>xsd:complexType</w:t>
      </w:r>
      <w:proofErr w:type="spellEnd"/>
      <w:proofErr w:type="gramEnd"/>
      <w:r w:rsidRPr="00DA011A">
        <w:rPr>
          <w:rStyle w:val="Code"/>
          <w:lang w:val="en-US"/>
        </w:rPr>
        <w:t xml:space="preserve"> name="</w:t>
      </w:r>
      <w:proofErr w:type="spellStart"/>
      <w:r w:rsidRPr="00DA011A">
        <w:rPr>
          <w:rStyle w:val="Code"/>
          <w:lang w:val="en-US"/>
        </w:rPr>
        <w:t>GetEGRIDResponseType</w:t>
      </w:r>
      <w:proofErr w:type="spellEnd"/>
      <w:r w:rsidRPr="00DA011A">
        <w:rPr>
          <w:rStyle w:val="Code"/>
          <w:lang w:val="en-US"/>
        </w:rPr>
        <w:t>"&gt;</w:t>
      </w:r>
    </w:p>
    <w:p w14:paraId="17F1AA08" w14:textId="77777777" w:rsidR="00DA011A" w:rsidRPr="00DA011A" w:rsidRDefault="00DA011A" w:rsidP="00DA011A">
      <w:pPr>
        <w:rPr>
          <w:rStyle w:val="Code"/>
          <w:lang w:val="en-US"/>
        </w:rPr>
      </w:pPr>
      <w:r w:rsidRPr="00DA011A">
        <w:rPr>
          <w:rStyle w:val="Code"/>
          <w:lang w:val="en-US"/>
        </w:rPr>
        <w:t xml:space="preserve">    &lt;</w:t>
      </w:r>
      <w:proofErr w:type="spellStart"/>
      <w:proofErr w:type="gramStart"/>
      <w:r w:rsidRPr="00DA011A">
        <w:rPr>
          <w:rStyle w:val="Code"/>
          <w:lang w:val="en-US"/>
        </w:rPr>
        <w:t>xsd:sequence</w:t>
      </w:r>
      <w:proofErr w:type="spellEnd"/>
      <w:proofErr w:type="gramEnd"/>
      <w:r w:rsidRPr="00DA011A">
        <w:rPr>
          <w:rStyle w:val="Code"/>
          <w:lang w:val="en-US"/>
        </w:rPr>
        <w:t xml:space="preserve"> minOccurs="0" </w:t>
      </w:r>
      <w:proofErr w:type="spellStart"/>
      <w:r w:rsidRPr="00DA011A">
        <w:rPr>
          <w:rStyle w:val="Code"/>
          <w:lang w:val="en-US"/>
        </w:rPr>
        <w:t>maxOccurs</w:t>
      </w:r>
      <w:proofErr w:type="spellEnd"/>
      <w:r w:rsidRPr="00DA011A">
        <w:rPr>
          <w:rStyle w:val="Code"/>
          <w:lang w:val="en-US"/>
        </w:rPr>
        <w:t>="unbounded"&gt;</w:t>
      </w:r>
    </w:p>
    <w:p w14:paraId="2D14A563" w14:textId="77777777" w:rsidR="00DA011A" w:rsidRPr="00DA011A" w:rsidRDefault="00DA011A" w:rsidP="00DA011A">
      <w:pPr>
        <w:rPr>
          <w:rStyle w:val="Code"/>
          <w:lang w:val="en-US"/>
        </w:rPr>
      </w:pPr>
      <w:r w:rsidRPr="00DA011A">
        <w:rPr>
          <w:rStyle w:val="Code"/>
          <w:lang w:val="en-US"/>
        </w:rPr>
        <w:lastRenderedPageBreak/>
        <w:t xml:space="preserve">      &lt;</w:t>
      </w:r>
      <w:proofErr w:type="spellStart"/>
      <w:proofErr w:type="gramStart"/>
      <w:r w:rsidRPr="00DA011A">
        <w:rPr>
          <w:rStyle w:val="Code"/>
          <w:lang w:val="en-US"/>
        </w:rPr>
        <w:t>xsd:element</w:t>
      </w:r>
      <w:proofErr w:type="spellEnd"/>
      <w:proofErr w:type="gramEnd"/>
      <w:r w:rsidRPr="00DA011A">
        <w:rPr>
          <w:rStyle w:val="Code"/>
          <w:lang w:val="en-US"/>
        </w:rPr>
        <w:t xml:space="preserve"> name="</w:t>
      </w:r>
      <w:proofErr w:type="spellStart"/>
      <w:r w:rsidRPr="00DA011A">
        <w:rPr>
          <w:rStyle w:val="Code"/>
          <w:lang w:val="en-US"/>
        </w:rPr>
        <w:t>egrid</w:t>
      </w:r>
      <w:proofErr w:type="spellEnd"/>
      <w:r w:rsidRPr="00DA011A">
        <w:rPr>
          <w:rStyle w:val="Code"/>
          <w:lang w:val="en-US"/>
        </w:rPr>
        <w:t>" type="</w:t>
      </w:r>
      <w:proofErr w:type="spellStart"/>
      <w:proofErr w:type="gramStart"/>
      <w:r w:rsidRPr="00DA011A">
        <w:rPr>
          <w:rStyle w:val="Code"/>
          <w:lang w:val="en-US"/>
        </w:rPr>
        <w:t>xsd:token</w:t>
      </w:r>
      <w:proofErr w:type="spellEnd"/>
      <w:proofErr w:type="gramEnd"/>
      <w:r w:rsidRPr="00DA011A">
        <w:rPr>
          <w:rStyle w:val="Code"/>
          <w:lang w:val="en-US"/>
        </w:rPr>
        <w:t>"/&gt;</w:t>
      </w:r>
    </w:p>
    <w:p w14:paraId="0C198E73" w14:textId="77777777" w:rsidR="00DA011A" w:rsidRPr="00DA011A" w:rsidRDefault="00DA011A" w:rsidP="00DA011A">
      <w:pPr>
        <w:rPr>
          <w:rStyle w:val="Code"/>
          <w:lang w:val="en-US"/>
        </w:rPr>
      </w:pPr>
      <w:r w:rsidRPr="00DA011A">
        <w:rPr>
          <w:rStyle w:val="Code"/>
          <w:lang w:val="en-US"/>
        </w:rPr>
        <w:t xml:space="preserve">      &lt;</w:t>
      </w:r>
      <w:proofErr w:type="spellStart"/>
      <w:proofErr w:type="gramStart"/>
      <w:r w:rsidRPr="00DA011A">
        <w:rPr>
          <w:rStyle w:val="Code"/>
          <w:lang w:val="en-US"/>
        </w:rPr>
        <w:t>xsd:element</w:t>
      </w:r>
      <w:proofErr w:type="spellEnd"/>
      <w:proofErr w:type="gramEnd"/>
      <w:r w:rsidRPr="00DA011A">
        <w:rPr>
          <w:rStyle w:val="Code"/>
          <w:lang w:val="en-US"/>
        </w:rPr>
        <w:t xml:space="preserve"> name="number" type="</w:t>
      </w:r>
      <w:proofErr w:type="spellStart"/>
      <w:proofErr w:type="gramStart"/>
      <w:r w:rsidRPr="00DA011A">
        <w:rPr>
          <w:rStyle w:val="Code"/>
          <w:lang w:val="en-US"/>
        </w:rPr>
        <w:t>xsd:token</w:t>
      </w:r>
      <w:proofErr w:type="spellEnd"/>
      <w:proofErr w:type="gramEnd"/>
      <w:r w:rsidRPr="00DA011A">
        <w:rPr>
          <w:rStyle w:val="Code"/>
          <w:lang w:val="en-US"/>
        </w:rPr>
        <w:t>"/&gt;</w:t>
      </w:r>
    </w:p>
    <w:p w14:paraId="4B7A9031" w14:textId="77777777" w:rsidR="00DA011A" w:rsidRPr="00DA011A" w:rsidRDefault="00DA011A" w:rsidP="00DA011A">
      <w:pPr>
        <w:rPr>
          <w:rStyle w:val="Code"/>
          <w:lang w:val="en-US"/>
        </w:rPr>
      </w:pPr>
      <w:r w:rsidRPr="00DA011A">
        <w:rPr>
          <w:rStyle w:val="Code"/>
          <w:lang w:val="en-US"/>
        </w:rPr>
        <w:t xml:space="preserve">      &lt;</w:t>
      </w:r>
      <w:proofErr w:type="spellStart"/>
      <w:proofErr w:type="gramStart"/>
      <w:r w:rsidRPr="00DA011A">
        <w:rPr>
          <w:rStyle w:val="Code"/>
          <w:lang w:val="en-US"/>
        </w:rPr>
        <w:t>xsd:element</w:t>
      </w:r>
      <w:proofErr w:type="spellEnd"/>
      <w:proofErr w:type="gramEnd"/>
      <w:r w:rsidRPr="00DA011A">
        <w:rPr>
          <w:rStyle w:val="Code"/>
          <w:lang w:val="en-US"/>
        </w:rPr>
        <w:t xml:space="preserve"> name="</w:t>
      </w:r>
      <w:proofErr w:type="spellStart"/>
      <w:r w:rsidRPr="00DA011A">
        <w:rPr>
          <w:rStyle w:val="Code"/>
          <w:lang w:val="en-US"/>
        </w:rPr>
        <w:t>identDN</w:t>
      </w:r>
      <w:proofErr w:type="spellEnd"/>
      <w:r w:rsidRPr="00DA011A">
        <w:rPr>
          <w:rStyle w:val="Code"/>
          <w:lang w:val="en-US"/>
        </w:rPr>
        <w:t>" type="</w:t>
      </w:r>
      <w:proofErr w:type="spellStart"/>
      <w:proofErr w:type="gramStart"/>
      <w:r w:rsidRPr="00DA011A">
        <w:rPr>
          <w:rStyle w:val="Code"/>
          <w:lang w:val="en-US"/>
        </w:rPr>
        <w:t>xsd:token</w:t>
      </w:r>
      <w:proofErr w:type="spellEnd"/>
      <w:proofErr w:type="gramEnd"/>
      <w:r w:rsidRPr="00DA011A">
        <w:rPr>
          <w:rStyle w:val="Code"/>
          <w:lang w:val="en-US"/>
        </w:rPr>
        <w:t>"/&gt;</w:t>
      </w:r>
    </w:p>
    <w:p w14:paraId="37FA8D68" w14:textId="77777777" w:rsidR="00DA011A" w:rsidRPr="00DA011A" w:rsidRDefault="00DA011A" w:rsidP="00DA011A">
      <w:pPr>
        <w:rPr>
          <w:rStyle w:val="Code"/>
          <w:lang w:val="en-US"/>
        </w:rPr>
      </w:pPr>
      <w:r w:rsidRPr="00DA011A">
        <w:rPr>
          <w:rStyle w:val="Code"/>
          <w:lang w:val="en-US"/>
        </w:rPr>
        <w:t xml:space="preserve">      &lt;</w:t>
      </w:r>
      <w:proofErr w:type="spellStart"/>
      <w:proofErr w:type="gramStart"/>
      <w:r w:rsidRPr="00DA011A">
        <w:rPr>
          <w:rStyle w:val="Code"/>
          <w:lang w:val="en-US"/>
        </w:rPr>
        <w:t>xsd:element</w:t>
      </w:r>
      <w:proofErr w:type="spellEnd"/>
      <w:proofErr w:type="gramEnd"/>
      <w:r w:rsidRPr="00DA011A">
        <w:rPr>
          <w:rStyle w:val="Code"/>
          <w:lang w:val="en-US"/>
        </w:rPr>
        <w:t xml:space="preserve"> name="type" type="</w:t>
      </w:r>
      <w:proofErr w:type="spellStart"/>
      <w:proofErr w:type="gramStart"/>
      <w:r w:rsidRPr="00DA011A">
        <w:rPr>
          <w:rStyle w:val="Code"/>
          <w:lang w:val="en-US"/>
        </w:rPr>
        <w:t>data:RealEstateType</w:t>
      </w:r>
      <w:proofErr w:type="spellEnd"/>
      <w:proofErr w:type="gramEnd"/>
      <w:r w:rsidRPr="00DA011A">
        <w:rPr>
          <w:rStyle w:val="Code"/>
          <w:lang w:val="en-US"/>
        </w:rPr>
        <w:t>"/&gt;</w:t>
      </w:r>
    </w:p>
    <w:p w14:paraId="220F8DF3" w14:textId="77777777" w:rsidR="00DA011A" w:rsidRPr="00DA011A" w:rsidRDefault="00DA011A" w:rsidP="00DA011A">
      <w:pPr>
        <w:rPr>
          <w:rStyle w:val="Code"/>
          <w:lang w:val="en-US"/>
        </w:rPr>
      </w:pPr>
      <w:r w:rsidRPr="00DA011A">
        <w:rPr>
          <w:rStyle w:val="Code"/>
          <w:lang w:val="en-US"/>
        </w:rPr>
        <w:t xml:space="preserve">      &lt;</w:t>
      </w:r>
      <w:proofErr w:type="spellStart"/>
      <w:proofErr w:type="gramStart"/>
      <w:r w:rsidRPr="00DA011A">
        <w:rPr>
          <w:rStyle w:val="Code"/>
          <w:lang w:val="en-US"/>
        </w:rPr>
        <w:t>xsd:element</w:t>
      </w:r>
      <w:proofErr w:type="spellEnd"/>
      <w:proofErr w:type="gramEnd"/>
      <w:r w:rsidRPr="00DA011A">
        <w:rPr>
          <w:rStyle w:val="Code"/>
          <w:lang w:val="en-US"/>
        </w:rPr>
        <w:t xml:space="preserve"> name="limit" type="</w:t>
      </w:r>
      <w:proofErr w:type="spellStart"/>
      <w:proofErr w:type="gramStart"/>
      <w:r w:rsidRPr="00DA011A">
        <w:rPr>
          <w:rStyle w:val="Code"/>
          <w:lang w:val="en-US"/>
        </w:rPr>
        <w:t>geo:MultiSurfaceType</w:t>
      </w:r>
      <w:proofErr w:type="spellEnd"/>
      <w:proofErr w:type="gramEnd"/>
      <w:r w:rsidRPr="00DA011A">
        <w:rPr>
          <w:rStyle w:val="Code"/>
          <w:lang w:val="en-US"/>
        </w:rPr>
        <w:t>" minOccurs="0"&gt;</w:t>
      </w:r>
    </w:p>
    <w:p w14:paraId="49C55B79" w14:textId="77777777" w:rsidR="00DA011A" w:rsidRPr="00DA011A" w:rsidRDefault="00DA011A" w:rsidP="00DA011A">
      <w:pPr>
        <w:rPr>
          <w:rStyle w:val="Code"/>
          <w:lang w:val="en-US"/>
        </w:rPr>
      </w:pPr>
      <w:r w:rsidRPr="00DA011A">
        <w:rPr>
          <w:rStyle w:val="Code"/>
          <w:lang w:val="en-US"/>
        </w:rPr>
        <w:t xml:space="preserve">      &lt;/</w:t>
      </w:r>
      <w:proofErr w:type="spellStart"/>
      <w:proofErr w:type="gramStart"/>
      <w:r w:rsidRPr="00DA011A">
        <w:rPr>
          <w:rStyle w:val="Code"/>
          <w:lang w:val="en-US"/>
        </w:rPr>
        <w:t>xsd:element</w:t>
      </w:r>
      <w:proofErr w:type="spellEnd"/>
      <w:proofErr w:type="gramEnd"/>
      <w:r w:rsidRPr="00DA011A">
        <w:rPr>
          <w:rStyle w:val="Code"/>
          <w:lang w:val="en-US"/>
        </w:rPr>
        <w:t>&gt;</w:t>
      </w:r>
    </w:p>
    <w:p w14:paraId="335313A4" w14:textId="77777777" w:rsidR="00DA011A" w:rsidRPr="00DA011A" w:rsidRDefault="00DA011A" w:rsidP="00DA011A">
      <w:pPr>
        <w:rPr>
          <w:rStyle w:val="Code"/>
          <w:lang w:val="en-US"/>
        </w:rPr>
      </w:pPr>
      <w:r w:rsidRPr="00DA011A">
        <w:rPr>
          <w:rStyle w:val="Code"/>
          <w:lang w:val="en-US"/>
        </w:rPr>
        <w:t xml:space="preserve">    &lt;/</w:t>
      </w:r>
      <w:proofErr w:type="spellStart"/>
      <w:proofErr w:type="gramStart"/>
      <w:r w:rsidRPr="00DA011A">
        <w:rPr>
          <w:rStyle w:val="Code"/>
          <w:lang w:val="en-US"/>
        </w:rPr>
        <w:t>xsd:sequence</w:t>
      </w:r>
      <w:proofErr w:type="spellEnd"/>
      <w:proofErr w:type="gramEnd"/>
      <w:r w:rsidRPr="00DA011A">
        <w:rPr>
          <w:rStyle w:val="Code"/>
          <w:lang w:val="en-US"/>
        </w:rPr>
        <w:t xml:space="preserve">&gt;    </w:t>
      </w:r>
    </w:p>
    <w:p w14:paraId="15253686" w14:textId="77777777" w:rsidR="00DA011A" w:rsidRPr="00DA011A" w:rsidRDefault="00DA011A" w:rsidP="00DA011A">
      <w:pPr>
        <w:rPr>
          <w:rStyle w:val="Code"/>
          <w:lang w:val="en-US"/>
        </w:rPr>
      </w:pPr>
      <w:r w:rsidRPr="00DA011A">
        <w:rPr>
          <w:rStyle w:val="Code"/>
          <w:lang w:val="en-US"/>
        </w:rPr>
        <w:t xml:space="preserve">  &lt;/</w:t>
      </w:r>
      <w:proofErr w:type="spellStart"/>
      <w:proofErr w:type="gramStart"/>
      <w:r w:rsidRPr="00DA011A">
        <w:rPr>
          <w:rStyle w:val="Code"/>
          <w:lang w:val="en-US"/>
        </w:rPr>
        <w:t>xsd:complexType</w:t>
      </w:r>
      <w:proofErr w:type="spellEnd"/>
      <w:proofErr w:type="gramEnd"/>
      <w:r w:rsidRPr="00DA011A">
        <w:rPr>
          <w:rStyle w:val="Code"/>
          <w:lang w:val="en-US"/>
        </w:rPr>
        <w:t>&gt;</w:t>
      </w:r>
    </w:p>
    <w:p w14:paraId="4FA97225" w14:textId="77777777" w:rsidR="00DA011A" w:rsidRPr="00DA011A" w:rsidRDefault="00DA011A" w:rsidP="00DA011A">
      <w:pPr>
        <w:rPr>
          <w:rStyle w:val="Code"/>
          <w:lang w:val="en-US"/>
        </w:rPr>
      </w:pPr>
    </w:p>
    <w:p w14:paraId="328CC983" w14:textId="77777777" w:rsidR="00DA011A" w:rsidRPr="00DA011A" w:rsidRDefault="00DA011A" w:rsidP="00DA011A">
      <w:pPr>
        <w:rPr>
          <w:rStyle w:val="Code"/>
          <w:lang w:val="en-US"/>
        </w:rPr>
      </w:pPr>
      <w:r w:rsidRPr="00DA011A">
        <w:rPr>
          <w:rStyle w:val="Code"/>
          <w:lang w:val="en-US"/>
        </w:rPr>
        <w:t xml:space="preserve">  &lt;</w:t>
      </w:r>
      <w:proofErr w:type="spellStart"/>
      <w:proofErr w:type="gramStart"/>
      <w:r w:rsidRPr="00DA011A">
        <w:rPr>
          <w:rStyle w:val="Code"/>
          <w:lang w:val="en-US"/>
        </w:rPr>
        <w:t>xsd:element</w:t>
      </w:r>
      <w:proofErr w:type="spellEnd"/>
      <w:proofErr w:type="gramEnd"/>
      <w:r w:rsidRPr="00DA011A">
        <w:rPr>
          <w:rStyle w:val="Code"/>
          <w:lang w:val="en-US"/>
        </w:rPr>
        <w:t xml:space="preserve"> name="</w:t>
      </w:r>
      <w:proofErr w:type="spellStart"/>
      <w:r w:rsidRPr="00DA011A">
        <w:rPr>
          <w:rStyle w:val="Code"/>
          <w:lang w:val="en-US"/>
        </w:rPr>
        <w:t>GetCapabilitiesResponse</w:t>
      </w:r>
      <w:proofErr w:type="spellEnd"/>
      <w:r w:rsidRPr="00DA011A">
        <w:rPr>
          <w:rStyle w:val="Code"/>
          <w:lang w:val="en-US"/>
        </w:rPr>
        <w:t>" type="</w:t>
      </w:r>
      <w:proofErr w:type="spellStart"/>
      <w:r w:rsidRPr="00DA011A">
        <w:rPr>
          <w:rStyle w:val="Code"/>
          <w:lang w:val="en-US"/>
        </w:rPr>
        <w:t>GetCapabilitiesResponseType</w:t>
      </w:r>
      <w:proofErr w:type="spellEnd"/>
      <w:r w:rsidRPr="00DA011A">
        <w:rPr>
          <w:rStyle w:val="Code"/>
          <w:lang w:val="en-US"/>
        </w:rPr>
        <w:t>"/&gt;</w:t>
      </w:r>
    </w:p>
    <w:p w14:paraId="5E1B78C9" w14:textId="77777777" w:rsidR="00DA011A" w:rsidRPr="00DA011A" w:rsidRDefault="00DA011A" w:rsidP="00DA011A">
      <w:pPr>
        <w:rPr>
          <w:rStyle w:val="Code"/>
          <w:lang w:val="en-US"/>
        </w:rPr>
      </w:pPr>
      <w:r w:rsidRPr="00DA011A">
        <w:rPr>
          <w:rStyle w:val="Code"/>
          <w:lang w:val="en-US"/>
        </w:rPr>
        <w:t xml:space="preserve">  &lt;</w:t>
      </w:r>
      <w:proofErr w:type="spellStart"/>
      <w:proofErr w:type="gramStart"/>
      <w:r w:rsidRPr="00DA011A">
        <w:rPr>
          <w:rStyle w:val="Code"/>
          <w:lang w:val="en-US"/>
        </w:rPr>
        <w:t>xsd:complexType</w:t>
      </w:r>
      <w:proofErr w:type="spellEnd"/>
      <w:proofErr w:type="gramEnd"/>
      <w:r w:rsidRPr="00DA011A">
        <w:rPr>
          <w:rStyle w:val="Code"/>
          <w:lang w:val="en-US"/>
        </w:rPr>
        <w:t xml:space="preserve"> name="</w:t>
      </w:r>
      <w:proofErr w:type="spellStart"/>
      <w:r w:rsidRPr="00DA011A">
        <w:rPr>
          <w:rStyle w:val="Code"/>
          <w:lang w:val="en-US"/>
        </w:rPr>
        <w:t>GetCapabilitiesResponseType</w:t>
      </w:r>
      <w:proofErr w:type="spellEnd"/>
      <w:r w:rsidRPr="00DA011A">
        <w:rPr>
          <w:rStyle w:val="Code"/>
          <w:lang w:val="en-US"/>
        </w:rPr>
        <w:t>"&gt;</w:t>
      </w:r>
    </w:p>
    <w:p w14:paraId="5EF59AD3" w14:textId="77777777" w:rsidR="00DA011A" w:rsidRPr="00DA011A" w:rsidRDefault="00DA011A" w:rsidP="00DA011A">
      <w:pPr>
        <w:rPr>
          <w:rStyle w:val="Code"/>
          <w:lang w:val="en-US"/>
        </w:rPr>
      </w:pPr>
      <w:r w:rsidRPr="00DA011A">
        <w:rPr>
          <w:rStyle w:val="Code"/>
          <w:lang w:val="en-US"/>
        </w:rPr>
        <w:t xml:space="preserve">    &lt;</w:t>
      </w:r>
      <w:proofErr w:type="spellStart"/>
      <w:proofErr w:type="gramStart"/>
      <w:r w:rsidRPr="00DA011A">
        <w:rPr>
          <w:rStyle w:val="Code"/>
          <w:lang w:val="en-US"/>
        </w:rPr>
        <w:t>xsd:sequence</w:t>
      </w:r>
      <w:proofErr w:type="spellEnd"/>
      <w:proofErr w:type="gramEnd"/>
      <w:r w:rsidRPr="00DA011A">
        <w:rPr>
          <w:rStyle w:val="Code"/>
          <w:lang w:val="en-US"/>
        </w:rPr>
        <w:t>&gt;</w:t>
      </w:r>
    </w:p>
    <w:p w14:paraId="0F416866" w14:textId="77777777" w:rsidR="00DA011A" w:rsidRPr="00DA011A" w:rsidRDefault="00DA011A" w:rsidP="00DA011A">
      <w:pPr>
        <w:rPr>
          <w:rStyle w:val="Code"/>
          <w:lang w:val="en-US"/>
        </w:rPr>
      </w:pPr>
      <w:r w:rsidRPr="00DA011A">
        <w:rPr>
          <w:rStyle w:val="Code"/>
          <w:lang w:val="en-US"/>
        </w:rPr>
        <w:t xml:space="preserve">      &lt;</w:t>
      </w:r>
      <w:proofErr w:type="spellStart"/>
      <w:proofErr w:type="gramStart"/>
      <w:r w:rsidRPr="00DA011A">
        <w:rPr>
          <w:rStyle w:val="Code"/>
          <w:lang w:val="en-US"/>
        </w:rPr>
        <w:t>xsd:element</w:t>
      </w:r>
      <w:proofErr w:type="spellEnd"/>
      <w:proofErr w:type="gramEnd"/>
      <w:r w:rsidRPr="00DA011A">
        <w:rPr>
          <w:rStyle w:val="Code"/>
          <w:lang w:val="en-US"/>
        </w:rPr>
        <w:t xml:space="preserve"> name="municipality" type="</w:t>
      </w:r>
      <w:proofErr w:type="spellStart"/>
      <w:proofErr w:type="gramStart"/>
      <w:r w:rsidRPr="00DA011A">
        <w:rPr>
          <w:rStyle w:val="Code"/>
          <w:lang w:val="en-US"/>
        </w:rPr>
        <w:t>data:MunicipalityCode</w:t>
      </w:r>
      <w:proofErr w:type="spellEnd"/>
      <w:proofErr w:type="gramEnd"/>
      <w:r w:rsidRPr="00DA011A">
        <w:rPr>
          <w:rStyle w:val="Code"/>
          <w:lang w:val="en-US"/>
        </w:rPr>
        <w:t xml:space="preserve">" minOccurs="0" </w:t>
      </w:r>
      <w:proofErr w:type="spellStart"/>
      <w:r w:rsidRPr="00DA011A">
        <w:rPr>
          <w:rStyle w:val="Code"/>
          <w:lang w:val="en-US"/>
        </w:rPr>
        <w:t>maxOccurs</w:t>
      </w:r>
      <w:proofErr w:type="spellEnd"/>
      <w:r w:rsidRPr="00DA011A">
        <w:rPr>
          <w:rStyle w:val="Code"/>
          <w:lang w:val="en-US"/>
        </w:rPr>
        <w:t>="unbounded"/&gt;</w:t>
      </w:r>
    </w:p>
    <w:p w14:paraId="5B4EB911" w14:textId="1E452B79" w:rsidR="00DA011A" w:rsidRPr="00DA011A" w:rsidDel="00255498" w:rsidRDefault="00DA011A" w:rsidP="00DA011A">
      <w:pPr>
        <w:rPr>
          <w:del w:id="238" w:author="Claude Eisenhut" w:date="2025-07-25T15:26:00Z"/>
          <w:rStyle w:val="Code"/>
          <w:lang w:val="en-US"/>
        </w:rPr>
      </w:pPr>
      <w:commentRangeStart w:id="239"/>
      <w:del w:id="240" w:author="Claude Eisenhut" w:date="2025-07-25T15:26:00Z">
        <w:r w:rsidRPr="00DA011A" w:rsidDel="00255498">
          <w:rPr>
            <w:rStyle w:val="Code"/>
            <w:lang w:val="en-US"/>
          </w:rPr>
          <w:delText xml:space="preserve">      &lt;xsd:element name="flavour" type="FlavourType" minOccurs="0" maxOccurs="unbounded"/&gt;</w:delText>
        </w:r>
        <w:commentRangeEnd w:id="239"/>
        <w:r w:rsidR="008876B4" w:rsidDel="00255498">
          <w:rPr>
            <w:rStyle w:val="Marquedecommentaire"/>
          </w:rPr>
          <w:commentReference w:id="239"/>
        </w:r>
      </w:del>
    </w:p>
    <w:p w14:paraId="761E9ADD" w14:textId="77777777" w:rsidR="00DA011A" w:rsidRPr="00DA011A" w:rsidRDefault="00DA011A" w:rsidP="00DA011A">
      <w:pPr>
        <w:rPr>
          <w:rStyle w:val="Code"/>
          <w:lang w:val="en-US"/>
        </w:rPr>
      </w:pPr>
      <w:r w:rsidRPr="00DA011A">
        <w:rPr>
          <w:rStyle w:val="Code"/>
          <w:lang w:val="en-US"/>
        </w:rPr>
        <w:t xml:space="preserve">      &lt;</w:t>
      </w:r>
      <w:proofErr w:type="spellStart"/>
      <w:proofErr w:type="gramStart"/>
      <w:r w:rsidRPr="00DA011A">
        <w:rPr>
          <w:rStyle w:val="Code"/>
          <w:lang w:val="en-US"/>
        </w:rPr>
        <w:t>xsd:element</w:t>
      </w:r>
      <w:proofErr w:type="spellEnd"/>
      <w:proofErr w:type="gramEnd"/>
      <w:r w:rsidRPr="00DA011A">
        <w:rPr>
          <w:rStyle w:val="Code"/>
          <w:lang w:val="en-US"/>
        </w:rPr>
        <w:t xml:space="preserve"> name="language" type="</w:t>
      </w:r>
      <w:proofErr w:type="spellStart"/>
      <w:proofErr w:type="gramStart"/>
      <w:r w:rsidRPr="00DA011A">
        <w:rPr>
          <w:rStyle w:val="Code"/>
          <w:lang w:val="en-US"/>
        </w:rPr>
        <w:t>xsd:token</w:t>
      </w:r>
      <w:proofErr w:type="spellEnd"/>
      <w:proofErr w:type="gramEnd"/>
      <w:r w:rsidRPr="00DA011A">
        <w:rPr>
          <w:rStyle w:val="Code"/>
          <w:lang w:val="en-US"/>
        </w:rPr>
        <w:t xml:space="preserve">" minOccurs="1" </w:t>
      </w:r>
      <w:proofErr w:type="spellStart"/>
      <w:r w:rsidRPr="00DA011A">
        <w:rPr>
          <w:rStyle w:val="Code"/>
          <w:lang w:val="en-US"/>
        </w:rPr>
        <w:t>maxOccurs</w:t>
      </w:r>
      <w:proofErr w:type="spellEnd"/>
      <w:r w:rsidRPr="00DA011A">
        <w:rPr>
          <w:rStyle w:val="Code"/>
          <w:lang w:val="en-US"/>
        </w:rPr>
        <w:t>="unbounded"/&gt;</w:t>
      </w:r>
    </w:p>
    <w:p w14:paraId="0F27FA63" w14:textId="77777777" w:rsidR="00DA011A" w:rsidRPr="00DA011A" w:rsidRDefault="00DA011A" w:rsidP="00DA011A">
      <w:pPr>
        <w:rPr>
          <w:rStyle w:val="Code"/>
          <w:lang w:val="en-US"/>
        </w:rPr>
      </w:pPr>
      <w:r w:rsidRPr="00DA011A">
        <w:rPr>
          <w:rStyle w:val="Code"/>
          <w:lang w:val="en-US"/>
        </w:rPr>
        <w:t xml:space="preserve">      &lt;</w:t>
      </w:r>
      <w:proofErr w:type="spellStart"/>
      <w:proofErr w:type="gramStart"/>
      <w:r w:rsidRPr="00DA011A">
        <w:rPr>
          <w:rStyle w:val="Code"/>
          <w:lang w:val="en-US"/>
        </w:rPr>
        <w:t>xsd:element</w:t>
      </w:r>
      <w:proofErr w:type="spellEnd"/>
      <w:proofErr w:type="gramEnd"/>
      <w:r w:rsidRPr="00DA011A">
        <w:rPr>
          <w:rStyle w:val="Code"/>
          <w:lang w:val="en-US"/>
        </w:rPr>
        <w:t xml:space="preserve"> name="</w:t>
      </w:r>
      <w:proofErr w:type="spellStart"/>
      <w:r w:rsidRPr="00DA011A">
        <w:rPr>
          <w:rStyle w:val="Code"/>
          <w:lang w:val="en-US"/>
        </w:rPr>
        <w:t>crs</w:t>
      </w:r>
      <w:proofErr w:type="spellEnd"/>
      <w:r w:rsidRPr="00DA011A">
        <w:rPr>
          <w:rStyle w:val="Code"/>
          <w:lang w:val="en-US"/>
        </w:rPr>
        <w:t>" type="</w:t>
      </w:r>
      <w:proofErr w:type="spellStart"/>
      <w:proofErr w:type="gramStart"/>
      <w:r w:rsidRPr="00DA011A">
        <w:rPr>
          <w:rStyle w:val="Code"/>
          <w:lang w:val="en-US"/>
        </w:rPr>
        <w:t>xsd:token</w:t>
      </w:r>
      <w:proofErr w:type="spellEnd"/>
      <w:proofErr w:type="gramEnd"/>
      <w:r w:rsidRPr="00DA011A">
        <w:rPr>
          <w:rStyle w:val="Code"/>
          <w:lang w:val="en-US"/>
        </w:rPr>
        <w:t xml:space="preserve">" minOccurs="1" </w:t>
      </w:r>
      <w:proofErr w:type="spellStart"/>
      <w:r w:rsidRPr="00DA011A">
        <w:rPr>
          <w:rStyle w:val="Code"/>
          <w:lang w:val="en-US"/>
        </w:rPr>
        <w:t>maxOccurs</w:t>
      </w:r>
      <w:proofErr w:type="spellEnd"/>
      <w:r w:rsidRPr="00DA011A">
        <w:rPr>
          <w:rStyle w:val="Code"/>
          <w:lang w:val="en-US"/>
        </w:rPr>
        <w:t>="unbounded"/&gt;</w:t>
      </w:r>
    </w:p>
    <w:p w14:paraId="0BBD633D" w14:textId="77777777" w:rsidR="00DA011A" w:rsidRPr="00DA011A" w:rsidRDefault="00DA011A" w:rsidP="00DA011A">
      <w:pPr>
        <w:rPr>
          <w:rStyle w:val="Code"/>
          <w:lang w:val="en-US"/>
        </w:rPr>
      </w:pPr>
      <w:r w:rsidRPr="00DA011A">
        <w:rPr>
          <w:rStyle w:val="Code"/>
          <w:lang w:val="en-US"/>
        </w:rPr>
        <w:t xml:space="preserve">    &lt;/</w:t>
      </w:r>
      <w:proofErr w:type="spellStart"/>
      <w:proofErr w:type="gramStart"/>
      <w:r w:rsidRPr="00DA011A">
        <w:rPr>
          <w:rStyle w:val="Code"/>
          <w:lang w:val="en-US"/>
        </w:rPr>
        <w:t>xsd:sequence</w:t>
      </w:r>
      <w:proofErr w:type="spellEnd"/>
      <w:proofErr w:type="gramEnd"/>
      <w:r w:rsidRPr="00DA011A">
        <w:rPr>
          <w:rStyle w:val="Code"/>
          <w:lang w:val="en-US"/>
        </w:rPr>
        <w:t xml:space="preserve">&gt;    </w:t>
      </w:r>
    </w:p>
    <w:p w14:paraId="7B94C245" w14:textId="77777777" w:rsidR="00DA011A" w:rsidRPr="00DA011A" w:rsidRDefault="00DA011A" w:rsidP="00DA011A">
      <w:pPr>
        <w:rPr>
          <w:rStyle w:val="Code"/>
          <w:lang w:val="en-US"/>
        </w:rPr>
      </w:pPr>
      <w:r w:rsidRPr="00DA011A">
        <w:rPr>
          <w:rStyle w:val="Code"/>
          <w:lang w:val="en-US"/>
        </w:rPr>
        <w:t xml:space="preserve">  &lt;/</w:t>
      </w:r>
      <w:proofErr w:type="spellStart"/>
      <w:proofErr w:type="gramStart"/>
      <w:r w:rsidRPr="00DA011A">
        <w:rPr>
          <w:rStyle w:val="Code"/>
          <w:lang w:val="en-US"/>
        </w:rPr>
        <w:t>xsd:complexType</w:t>
      </w:r>
      <w:proofErr w:type="spellEnd"/>
      <w:proofErr w:type="gramEnd"/>
      <w:r w:rsidRPr="00DA011A">
        <w:rPr>
          <w:rStyle w:val="Code"/>
          <w:lang w:val="en-US"/>
        </w:rPr>
        <w:t>&gt;</w:t>
      </w:r>
    </w:p>
    <w:p w14:paraId="14EDCA3A" w14:textId="77777777" w:rsidR="00DA011A" w:rsidRPr="00DA011A" w:rsidRDefault="00DA011A" w:rsidP="00DA011A">
      <w:pPr>
        <w:rPr>
          <w:rStyle w:val="Code"/>
          <w:lang w:val="en-US"/>
        </w:rPr>
      </w:pPr>
      <w:r w:rsidRPr="00DA011A">
        <w:rPr>
          <w:rStyle w:val="Code"/>
          <w:lang w:val="en-US"/>
        </w:rPr>
        <w:t xml:space="preserve">  </w:t>
      </w:r>
    </w:p>
    <w:p w14:paraId="0173E1F9" w14:textId="77777777" w:rsidR="00DA011A" w:rsidRPr="00DA011A" w:rsidRDefault="00DA011A" w:rsidP="00DA011A">
      <w:pPr>
        <w:rPr>
          <w:rStyle w:val="Code"/>
          <w:lang w:val="en-US"/>
        </w:rPr>
      </w:pPr>
      <w:r w:rsidRPr="00DA011A">
        <w:rPr>
          <w:rStyle w:val="Code"/>
          <w:lang w:val="en-US"/>
        </w:rPr>
        <w:t>&lt;/</w:t>
      </w:r>
      <w:proofErr w:type="spellStart"/>
      <w:proofErr w:type="gramStart"/>
      <w:r w:rsidRPr="00DA011A">
        <w:rPr>
          <w:rStyle w:val="Code"/>
          <w:lang w:val="en-US"/>
        </w:rPr>
        <w:t>xsd:schema</w:t>
      </w:r>
      <w:proofErr w:type="spellEnd"/>
      <w:proofErr w:type="gramEnd"/>
      <w:r w:rsidRPr="00DA011A">
        <w:rPr>
          <w:rStyle w:val="Code"/>
          <w:lang w:val="en-US"/>
        </w:rPr>
        <w:t>&gt;</w:t>
      </w:r>
    </w:p>
    <w:p w14:paraId="7C4F66DC" w14:textId="4E8AC082" w:rsidR="004F23AD" w:rsidRDefault="004F23AD" w:rsidP="004F23AD">
      <w:pPr>
        <w:pStyle w:val="Anhang2"/>
      </w:pPr>
      <w:bookmarkStart w:id="241" w:name="_Ref103601232"/>
      <w:bookmarkStart w:id="242" w:name="_Toc127974812"/>
      <w:r>
        <w:t xml:space="preserve">XML-Schema für </w:t>
      </w:r>
      <w:proofErr w:type="spellStart"/>
      <w:r>
        <w:t>GetVersions</w:t>
      </w:r>
      <w:proofErr w:type="spellEnd"/>
      <w:r>
        <w:t>-Antwort</w:t>
      </w:r>
      <w:bookmarkEnd w:id="241"/>
      <w:bookmarkEnd w:id="242"/>
    </w:p>
    <w:p w14:paraId="4AEEAA31" w14:textId="3EE444C9" w:rsidR="007C5E39" w:rsidRDefault="007C5E39" w:rsidP="007C5E39">
      <w:r>
        <w:t>Das hier wiederge</w:t>
      </w:r>
      <w:r w:rsidR="0015105B">
        <w:t>ge</w:t>
      </w:r>
      <w:r>
        <w:t>bene Schema ist auf https://schemas.geo.admin.ch/V_D/AV/</w:t>
      </w:r>
      <w:r w:rsidRPr="00CC0F96">
        <w:rPr>
          <w:highlight w:val="yellow"/>
        </w:rPr>
        <w:t>xx</w:t>
      </w:r>
      <w:r>
        <w:t xml:space="preserve"> publiziert.</w:t>
      </w:r>
    </w:p>
    <w:p w14:paraId="6B2586BF" w14:textId="15BB19C2" w:rsidR="00174DDB" w:rsidRDefault="007C5E39" w:rsidP="00174DDB">
      <w:r>
        <w:t>Sollte sich die hier abgedruckte Version der Schema-Definition von der im Schema Repository publizierten unterscheiden, gilt die im Schema Repository aufgeschaltete Version.</w:t>
      </w:r>
      <w:bookmarkEnd w:id="220"/>
    </w:p>
    <w:p w14:paraId="0BB7DFD7" w14:textId="77777777" w:rsidR="006E665F" w:rsidRPr="006E665F" w:rsidRDefault="006E665F" w:rsidP="006E665F">
      <w:pPr>
        <w:rPr>
          <w:rStyle w:val="Code"/>
        </w:rPr>
      </w:pPr>
      <w:r w:rsidRPr="006E665F">
        <w:rPr>
          <w:rStyle w:val="Code"/>
        </w:rPr>
        <w:t>&lt;?</w:t>
      </w:r>
      <w:proofErr w:type="spellStart"/>
      <w:r w:rsidRPr="006E665F">
        <w:rPr>
          <w:rStyle w:val="Code"/>
        </w:rPr>
        <w:t>xml</w:t>
      </w:r>
      <w:proofErr w:type="spellEnd"/>
      <w:r w:rsidRPr="006E665F">
        <w:rPr>
          <w:rStyle w:val="Code"/>
        </w:rPr>
        <w:t xml:space="preserve"> </w:t>
      </w:r>
      <w:proofErr w:type="spellStart"/>
      <w:r w:rsidRPr="006E665F">
        <w:rPr>
          <w:rStyle w:val="Code"/>
        </w:rPr>
        <w:t>version</w:t>
      </w:r>
      <w:proofErr w:type="spellEnd"/>
      <w:r w:rsidRPr="006E665F">
        <w:rPr>
          <w:rStyle w:val="Code"/>
        </w:rPr>
        <w:t>="1.0"?&gt;</w:t>
      </w:r>
    </w:p>
    <w:p w14:paraId="2812F88C" w14:textId="77777777" w:rsidR="006E665F" w:rsidRPr="006E665F" w:rsidRDefault="006E665F" w:rsidP="006E665F">
      <w:pPr>
        <w:rPr>
          <w:rStyle w:val="Code"/>
        </w:rPr>
      </w:pPr>
      <w:r w:rsidRPr="006E665F">
        <w:rPr>
          <w:rStyle w:val="Code"/>
        </w:rPr>
        <w:t>&lt;</w:t>
      </w:r>
      <w:proofErr w:type="spellStart"/>
      <w:r w:rsidRPr="006E665F">
        <w:rPr>
          <w:rStyle w:val="Code"/>
        </w:rPr>
        <w:t>xsd:schema</w:t>
      </w:r>
      <w:proofErr w:type="spellEnd"/>
      <w:r w:rsidRPr="006E665F">
        <w:rPr>
          <w:rStyle w:val="Code"/>
        </w:rPr>
        <w:t xml:space="preserve"> </w:t>
      </w:r>
      <w:proofErr w:type="spellStart"/>
      <w:r w:rsidRPr="006E665F">
        <w:rPr>
          <w:rStyle w:val="Code"/>
        </w:rPr>
        <w:t>xmlns:xsd</w:t>
      </w:r>
      <w:proofErr w:type="spellEnd"/>
      <w:r w:rsidRPr="006E665F">
        <w:rPr>
          <w:rStyle w:val="Code"/>
        </w:rPr>
        <w:t>="http://www.w3.org/2001/XMLSchema"</w:t>
      </w:r>
    </w:p>
    <w:p w14:paraId="7AD5EA99" w14:textId="77777777" w:rsidR="006E665F" w:rsidRPr="006E665F" w:rsidRDefault="006E665F" w:rsidP="006E665F">
      <w:pPr>
        <w:rPr>
          <w:rStyle w:val="Code"/>
        </w:rPr>
      </w:pPr>
      <w:r w:rsidRPr="006E665F">
        <w:rPr>
          <w:rStyle w:val="Code"/>
        </w:rPr>
        <w:t xml:space="preserve">  </w:t>
      </w:r>
      <w:proofErr w:type="spellStart"/>
      <w:r w:rsidRPr="006E665F">
        <w:rPr>
          <w:rStyle w:val="Code"/>
        </w:rPr>
        <w:t>xmlns</w:t>
      </w:r>
      <w:proofErr w:type="spellEnd"/>
      <w:r w:rsidRPr="006E665F">
        <w:rPr>
          <w:rStyle w:val="Code"/>
        </w:rPr>
        <w:t>="http://schemas.geo.admin.ch/V_D/AV/1.0/</w:t>
      </w:r>
      <w:proofErr w:type="spellStart"/>
      <w:r w:rsidRPr="006E665F">
        <w:rPr>
          <w:rStyle w:val="Code"/>
        </w:rPr>
        <w:t>Versioning</w:t>
      </w:r>
      <w:proofErr w:type="spellEnd"/>
      <w:r w:rsidRPr="006E665F">
        <w:rPr>
          <w:rStyle w:val="Code"/>
        </w:rPr>
        <w:t xml:space="preserve">" </w:t>
      </w:r>
    </w:p>
    <w:p w14:paraId="7B95E451" w14:textId="77777777" w:rsidR="006E665F" w:rsidRPr="006E665F" w:rsidRDefault="006E665F" w:rsidP="006E665F">
      <w:pPr>
        <w:rPr>
          <w:rStyle w:val="Code"/>
          <w:lang w:val="en-US"/>
        </w:rPr>
      </w:pPr>
      <w:r w:rsidRPr="006E665F">
        <w:rPr>
          <w:rStyle w:val="Code"/>
        </w:rPr>
        <w:t xml:space="preserve">  </w:t>
      </w:r>
      <w:proofErr w:type="spellStart"/>
      <w:r w:rsidRPr="006E665F">
        <w:rPr>
          <w:rStyle w:val="Code"/>
          <w:lang w:val="en-US"/>
        </w:rPr>
        <w:t>targetNamespace</w:t>
      </w:r>
      <w:proofErr w:type="spellEnd"/>
      <w:r w:rsidRPr="006E665F">
        <w:rPr>
          <w:rStyle w:val="Code"/>
          <w:lang w:val="en-US"/>
        </w:rPr>
        <w:t>=</w:t>
      </w:r>
    </w:p>
    <w:p w14:paraId="4064F7A1" w14:textId="77777777" w:rsidR="006E665F" w:rsidRPr="006E665F" w:rsidRDefault="006E665F" w:rsidP="006E665F">
      <w:pPr>
        <w:rPr>
          <w:rStyle w:val="Code"/>
          <w:lang w:val="en-US"/>
        </w:rPr>
      </w:pPr>
      <w:r w:rsidRPr="006E665F">
        <w:rPr>
          <w:rStyle w:val="Code"/>
          <w:lang w:val="en-US"/>
        </w:rPr>
        <w:t xml:space="preserve">  "http://schemas.geo.admin.ch/V_D/AV/1.0/Versioning" </w:t>
      </w:r>
    </w:p>
    <w:p w14:paraId="7C7CAD3B" w14:textId="77777777" w:rsidR="006E665F" w:rsidRPr="006E665F" w:rsidRDefault="006E665F" w:rsidP="006E665F">
      <w:pPr>
        <w:rPr>
          <w:rStyle w:val="Code"/>
          <w:lang w:val="en-US"/>
        </w:rPr>
      </w:pPr>
      <w:r w:rsidRPr="006E665F">
        <w:rPr>
          <w:rStyle w:val="Code"/>
          <w:lang w:val="en-US"/>
        </w:rPr>
        <w:t xml:space="preserve">  </w:t>
      </w:r>
      <w:proofErr w:type="spellStart"/>
      <w:r w:rsidRPr="006E665F">
        <w:rPr>
          <w:rStyle w:val="Code"/>
          <w:lang w:val="en-US"/>
        </w:rPr>
        <w:t>elementFormDefault</w:t>
      </w:r>
      <w:proofErr w:type="spellEnd"/>
      <w:r w:rsidRPr="006E665F">
        <w:rPr>
          <w:rStyle w:val="Code"/>
          <w:lang w:val="en-US"/>
        </w:rPr>
        <w:t xml:space="preserve">="qualified" </w:t>
      </w:r>
      <w:proofErr w:type="spellStart"/>
      <w:r w:rsidRPr="006E665F">
        <w:rPr>
          <w:rStyle w:val="Code"/>
          <w:lang w:val="en-US"/>
        </w:rPr>
        <w:t>attributeFormDefault</w:t>
      </w:r>
      <w:proofErr w:type="spellEnd"/>
      <w:r w:rsidRPr="006E665F">
        <w:rPr>
          <w:rStyle w:val="Code"/>
          <w:lang w:val="en-US"/>
        </w:rPr>
        <w:t>="unqualified"</w:t>
      </w:r>
    </w:p>
    <w:p w14:paraId="560EB727" w14:textId="77777777" w:rsidR="006E665F" w:rsidRPr="006E665F" w:rsidRDefault="006E665F" w:rsidP="006E665F">
      <w:pPr>
        <w:rPr>
          <w:rStyle w:val="Code"/>
          <w:lang w:val="en-US"/>
        </w:rPr>
      </w:pPr>
      <w:r w:rsidRPr="006E665F">
        <w:rPr>
          <w:rStyle w:val="Code"/>
          <w:lang w:val="en-US"/>
        </w:rPr>
        <w:t xml:space="preserve">  version="1.0.0"</w:t>
      </w:r>
    </w:p>
    <w:p w14:paraId="0D9543CA" w14:textId="77777777" w:rsidR="006E665F" w:rsidRPr="006E665F" w:rsidRDefault="006E665F" w:rsidP="006E665F">
      <w:pPr>
        <w:rPr>
          <w:rStyle w:val="Code"/>
          <w:lang w:val="en-US"/>
        </w:rPr>
      </w:pPr>
      <w:r w:rsidRPr="006E665F">
        <w:rPr>
          <w:rStyle w:val="Code"/>
          <w:lang w:val="en-US"/>
        </w:rPr>
        <w:t xml:space="preserve">  &gt;</w:t>
      </w:r>
    </w:p>
    <w:p w14:paraId="32565016" w14:textId="77777777" w:rsidR="006E665F" w:rsidRPr="006E665F" w:rsidRDefault="006E665F" w:rsidP="006E665F">
      <w:pPr>
        <w:rPr>
          <w:rStyle w:val="Code"/>
          <w:lang w:val="en-US"/>
        </w:rPr>
      </w:pPr>
    </w:p>
    <w:p w14:paraId="344B1C35" w14:textId="77777777" w:rsidR="006E665F" w:rsidRPr="006E665F" w:rsidRDefault="006E665F" w:rsidP="006E665F">
      <w:pPr>
        <w:rPr>
          <w:rStyle w:val="Code"/>
          <w:lang w:val="en-US"/>
        </w:rPr>
      </w:pPr>
      <w:r w:rsidRPr="006E665F">
        <w:rPr>
          <w:rStyle w:val="Code"/>
          <w:lang w:val="en-US"/>
        </w:rPr>
        <w:t>&lt;</w:t>
      </w:r>
      <w:proofErr w:type="spellStart"/>
      <w:proofErr w:type="gramStart"/>
      <w:r w:rsidRPr="006E665F">
        <w:rPr>
          <w:rStyle w:val="Code"/>
          <w:lang w:val="en-US"/>
        </w:rPr>
        <w:t>xsd:complexType</w:t>
      </w:r>
      <w:proofErr w:type="spellEnd"/>
      <w:proofErr w:type="gramEnd"/>
      <w:r w:rsidRPr="006E665F">
        <w:rPr>
          <w:rStyle w:val="Code"/>
          <w:lang w:val="en-US"/>
        </w:rPr>
        <w:t xml:space="preserve">  name="</w:t>
      </w:r>
      <w:proofErr w:type="spellStart"/>
      <w:r w:rsidRPr="006E665F">
        <w:rPr>
          <w:rStyle w:val="Code"/>
          <w:lang w:val="en-US"/>
        </w:rPr>
        <w:t>VersionType</w:t>
      </w:r>
      <w:proofErr w:type="spellEnd"/>
      <w:r w:rsidRPr="006E665F">
        <w:rPr>
          <w:rStyle w:val="Code"/>
          <w:lang w:val="en-US"/>
        </w:rPr>
        <w:t>"&gt;</w:t>
      </w:r>
    </w:p>
    <w:p w14:paraId="4085EA48" w14:textId="77777777" w:rsidR="006E665F" w:rsidRPr="006E665F" w:rsidRDefault="006E665F" w:rsidP="006E665F">
      <w:pPr>
        <w:rPr>
          <w:rStyle w:val="Code"/>
          <w:lang w:val="en-US"/>
        </w:rPr>
      </w:pPr>
      <w:r w:rsidRPr="006E665F">
        <w:rPr>
          <w:rStyle w:val="Code"/>
          <w:lang w:val="en-US"/>
        </w:rPr>
        <w:t xml:space="preserve">  &lt;</w:t>
      </w:r>
      <w:proofErr w:type="spellStart"/>
      <w:proofErr w:type="gramStart"/>
      <w:r w:rsidRPr="006E665F">
        <w:rPr>
          <w:rStyle w:val="Code"/>
          <w:lang w:val="en-US"/>
        </w:rPr>
        <w:t>xsd:sequence</w:t>
      </w:r>
      <w:proofErr w:type="spellEnd"/>
      <w:proofErr w:type="gramEnd"/>
      <w:r w:rsidRPr="006E665F">
        <w:rPr>
          <w:rStyle w:val="Code"/>
          <w:lang w:val="en-US"/>
        </w:rPr>
        <w:t>&gt;</w:t>
      </w:r>
    </w:p>
    <w:p w14:paraId="6C799B81" w14:textId="77777777" w:rsidR="006E665F" w:rsidRPr="006E665F" w:rsidRDefault="006E665F" w:rsidP="006E665F">
      <w:pPr>
        <w:rPr>
          <w:rStyle w:val="Code"/>
          <w:lang w:val="en-US"/>
        </w:rPr>
      </w:pPr>
      <w:r w:rsidRPr="006E665F">
        <w:rPr>
          <w:rStyle w:val="Code"/>
          <w:lang w:val="en-US"/>
        </w:rPr>
        <w:t xml:space="preserve">    &lt;</w:t>
      </w:r>
      <w:proofErr w:type="spellStart"/>
      <w:proofErr w:type="gramStart"/>
      <w:r w:rsidRPr="006E665F">
        <w:rPr>
          <w:rStyle w:val="Code"/>
          <w:lang w:val="en-US"/>
        </w:rPr>
        <w:t>xsd:element</w:t>
      </w:r>
      <w:proofErr w:type="spellEnd"/>
      <w:proofErr w:type="gramEnd"/>
      <w:r w:rsidRPr="006E665F">
        <w:rPr>
          <w:rStyle w:val="Code"/>
          <w:lang w:val="en-US"/>
        </w:rPr>
        <w:t xml:space="preserve"> name="version"&gt;</w:t>
      </w:r>
    </w:p>
    <w:p w14:paraId="104F8B6B" w14:textId="77777777" w:rsidR="006E665F" w:rsidRPr="006E665F" w:rsidRDefault="006E665F" w:rsidP="006E665F">
      <w:pPr>
        <w:rPr>
          <w:rStyle w:val="Code"/>
          <w:lang w:val="en-US"/>
        </w:rPr>
      </w:pPr>
      <w:r w:rsidRPr="006E665F">
        <w:rPr>
          <w:rStyle w:val="Code"/>
          <w:lang w:val="en-US"/>
        </w:rPr>
        <w:t xml:space="preserve">      &lt;</w:t>
      </w:r>
      <w:proofErr w:type="spellStart"/>
      <w:proofErr w:type="gramStart"/>
      <w:r w:rsidRPr="006E665F">
        <w:rPr>
          <w:rStyle w:val="Code"/>
          <w:lang w:val="en-US"/>
        </w:rPr>
        <w:t>xsd:simpleType</w:t>
      </w:r>
      <w:proofErr w:type="spellEnd"/>
      <w:proofErr w:type="gramEnd"/>
      <w:r w:rsidRPr="006E665F">
        <w:rPr>
          <w:rStyle w:val="Code"/>
          <w:lang w:val="en-US"/>
        </w:rPr>
        <w:t>&gt;</w:t>
      </w:r>
    </w:p>
    <w:p w14:paraId="56A43C8B" w14:textId="77777777" w:rsidR="006E665F" w:rsidRPr="006E665F" w:rsidRDefault="006E665F" w:rsidP="006E665F">
      <w:pPr>
        <w:rPr>
          <w:rStyle w:val="Code"/>
          <w:lang w:val="en-US"/>
        </w:rPr>
      </w:pPr>
      <w:r w:rsidRPr="006E665F">
        <w:rPr>
          <w:rStyle w:val="Code"/>
          <w:lang w:val="en-US"/>
        </w:rPr>
        <w:t xml:space="preserve">        &lt;</w:t>
      </w:r>
      <w:proofErr w:type="spellStart"/>
      <w:proofErr w:type="gramStart"/>
      <w:r w:rsidRPr="006E665F">
        <w:rPr>
          <w:rStyle w:val="Code"/>
          <w:lang w:val="en-US"/>
        </w:rPr>
        <w:t>xsd:restriction</w:t>
      </w:r>
      <w:proofErr w:type="spellEnd"/>
      <w:proofErr w:type="gramEnd"/>
      <w:r w:rsidRPr="006E665F">
        <w:rPr>
          <w:rStyle w:val="Code"/>
          <w:lang w:val="en-US"/>
        </w:rPr>
        <w:t xml:space="preserve"> base="</w:t>
      </w:r>
      <w:proofErr w:type="spellStart"/>
      <w:proofErr w:type="gramStart"/>
      <w:r w:rsidRPr="006E665F">
        <w:rPr>
          <w:rStyle w:val="Code"/>
          <w:lang w:val="en-US"/>
        </w:rPr>
        <w:t>xsd:normalizedString</w:t>
      </w:r>
      <w:proofErr w:type="spellEnd"/>
      <w:proofErr w:type="gramEnd"/>
      <w:r w:rsidRPr="006E665F">
        <w:rPr>
          <w:rStyle w:val="Code"/>
          <w:lang w:val="en-US"/>
        </w:rPr>
        <w:t>"&gt;</w:t>
      </w:r>
    </w:p>
    <w:p w14:paraId="75B394EF" w14:textId="77777777" w:rsidR="006E665F" w:rsidRPr="005E3154" w:rsidRDefault="006E665F" w:rsidP="006E665F">
      <w:pPr>
        <w:rPr>
          <w:rStyle w:val="Code"/>
          <w:lang w:val="en-US"/>
        </w:rPr>
      </w:pPr>
      <w:r w:rsidRPr="006E665F">
        <w:rPr>
          <w:rStyle w:val="Code"/>
          <w:lang w:val="en-US"/>
        </w:rPr>
        <w:lastRenderedPageBreak/>
        <w:t xml:space="preserve">        </w:t>
      </w:r>
      <w:r w:rsidRPr="005E3154">
        <w:rPr>
          <w:rStyle w:val="Code"/>
          <w:lang w:val="en-US"/>
        </w:rPr>
        <w:t>&lt;/</w:t>
      </w:r>
      <w:proofErr w:type="spellStart"/>
      <w:proofErr w:type="gramStart"/>
      <w:r w:rsidRPr="005E3154">
        <w:rPr>
          <w:rStyle w:val="Code"/>
          <w:lang w:val="en-US"/>
        </w:rPr>
        <w:t>xsd:restriction</w:t>
      </w:r>
      <w:proofErr w:type="spellEnd"/>
      <w:proofErr w:type="gramEnd"/>
      <w:r w:rsidRPr="005E3154">
        <w:rPr>
          <w:rStyle w:val="Code"/>
          <w:lang w:val="en-US"/>
        </w:rPr>
        <w:t>&gt;</w:t>
      </w:r>
    </w:p>
    <w:p w14:paraId="05657902" w14:textId="77777777" w:rsidR="006E665F" w:rsidRPr="005E3154" w:rsidRDefault="006E665F" w:rsidP="006E665F">
      <w:pPr>
        <w:rPr>
          <w:rStyle w:val="Code"/>
          <w:lang w:val="en-US"/>
        </w:rPr>
      </w:pPr>
      <w:r w:rsidRPr="005E3154">
        <w:rPr>
          <w:rStyle w:val="Code"/>
          <w:lang w:val="en-US"/>
        </w:rPr>
        <w:t xml:space="preserve">      &lt;/</w:t>
      </w:r>
      <w:proofErr w:type="spellStart"/>
      <w:proofErr w:type="gramStart"/>
      <w:r w:rsidRPr="005E3154">
        <w:rPr>
          <w:rStyle w:val="Code"/>
          <w:lang w:val="en-US"/>
        </w:rPr>
        <w:t>xsd:simpleType</w:t>
      </w:r>
      <w:proofErr w:type="spellEnd"/>
      <w:proofErr w:type="gramEnd"/>
      <w:r w:rsidRPr="005E3154">
        <w:rPr>
          <w:rStyle w:val="Code"/>
          <w:lang w:val="en-US"/>
        </w:rPr>
        <w:t>&gt;</w:t>
      </w:r>
    </w:p>
    <w:p w14:paraId="20DFEFA9" w14:textId="77777777" w:rsidR="006E665F" w:rsidRPr="005E3154" w:rsidRDefault="006E665F" w:rsidP="006E665F">
      <w:pPr>
        <w:rPr>
          <w:rStyle w:val="Code"/>
          <w:lang w:val="en-US"/>
        </w:rPr>
      </w:pPr>
      <w:r w:rsidRPr="005E3154">
        <w:rPr>
          <w:rStyle w:val="Code"/>
          <w:lang w:val="en-US"/>
        </w:rPr>
        <w:t xml:space="preserve">    &lt;/</w:t>
      </w:r>
      <w:proofErr w:type="spellStart"/>
      <w:proofErr w:type="gramStart"/>
      <w:r w:rsidRPr="005E3154">
        <w:rPr>
          <w:rStyle w:val="Code"/>
          <w:lang w:val="en-US"/>
        </w:rPr>
        <w:t>xsd:element</w:t>
      </w:r>
      <w:proofErr w:type="spellEnd"/>
      <w:proofErr w:type="gramEnd"/>
      <w:r w:rsidRPr="005E3154">
        <w:rPr>
          <w:rStyle w:val="Code"/>
          <w:lang w:val="en-US"/>
        </w:rPr>
        <w:t>&gt;</w:t>
      </w:r>
    </w:p>
    <w:p w14:paraId="49F9E722" w14:textId="77777777" w:rsidR="006E665F" w:rsidRPr="005E3154" w:rsidRDefault="006E665F" w:rsidP="006E665F">
      <w:pPr>
        <w:rPr>
          <w:rStyle w:val="Code"/>
          <w:lang w:val="en-US"/>
        </w:rPr>
      </w:pPr>
      <w:r w:rsidRPr="005E3154">
        <w:rPr>
          <w:rStyle w:val="Code"/>
          <w:lang w:val="en-US"/>
        </w:rPr>
        <w:t xml:space="preserve">    &lt;</w:t>
      </w:r>
      <w:proofErr w:type="spellStart"/>
      <w:proofErr w:type="gramStart"/>
      <w:r w:rsidRPr="005E3154">
        <w:rPr>
          <w:rStyle w:val="Code"/>
          <w:lang w:val="en-US"/>
        </w:rPr>
        <w:t>xsd:element</w:t>
      </w:r>
      <w:proofErr w:type="spellEnd"/>
      <w:proofErr w:type="gramEnd"/>
      <w:r w:rsidRPr="005E3154">
        <w:rPr>
          <w:rStyle w:val="Code"/>
          <w:lang w:val="en-US"/>
        </w:rPr>
        <w:t xml:space="preserve"> name="</w:t>
      </w:r>
      <w:proofErr w:type="spellStart"/>
      <w:r w:rsidRPr="005E3154">
        <w:rPr>
          <w:rStyle w:val="Code"/>
          <w:lang w:val="en-US"/>
        </w:rPr>
        <w:t>serviceEndpointBase</w:t>
      </w:r>
      <w:proofErr w:type="spellEnd"/>
      <w:r w:rsidRPr="005E3154">
        <w:rPr>
          <w:rStyle w:val="Code"/>
          <w:lang w:val="en-US"/>
        </w:rPr>
        <w:t>" type="</w:t>
      </w:r>
      <w:proofErr w:type="spellStart"/>
      <w:proofErr w:type="gramStart"/>
      <w:r w:rsidRPr="005E3154">
        <w:rPr>
          <w:rStyle w:val="Code"/>
          <w:lang w:val="en-US"/>
        </w:rPr>
        <w:t>xsd:anyURI</w:t>
      </w:r>
      <w:proofErr w:type="spellEnd"/>
      <w:proofErr w:type="gramEnd"/>
      <w:r w:rsidRPr="005E3154">
        <w:rPr>
          <w:rStyle w:val="Code"/>
          <w:lang w:val="en-US"/>
        </w:rPr>
        <w:t>" minOccurs="0"/&gt;</w:t>
      </w:r>
    </w:p>
    <w:p w14:paraId="1324DACC" w14:textId="77777777" w:rsidR="006E665F" w:rsidRPr="005E3154" w:rsidRDefault="006E665F" w:rsidP="006E665F">
      <w:pPr>
        <w:rPr>
          <w:rStyle w:val="Code"/>
          <w:lang w:val="en-US"/>
        </w:rPr>
      </w:pPr>
      <w:r w:rsidRPr="005E3154">
        <w:rPr>
          <w:rStyle w:val="Code"/>
          <w:lang w:val="en-US"/>
        </w:rPr>
        <w:t xml:space="preserve">  &lt;/</w:t>
      </w:r>
      <w:proofErr w:type="spellStart"/>
      <w:proofErr w:type="gramStart"/>
      <w:r w:rsidRPr="005E3154">
        <w:rPr>
          <w:rStyle w:val="Code"/>
          <w:lang w:val="en-US"/>
        </w:rPr>
        <w:t>xsd:sequence</w:t>
      </w:r>
      <w:proofErr w:type="spellEnd"/>
      <w:proofErr w:type="gramEnd"/>
      <w:r w:rsidRPr="005E3154">
        <w:rPr>
          <w:rStyle w:val="Code"/>
          <w:lang w:val="en-US"/>
        </w:rPr>
        <w:t>&gt;</w:t>
      </w:r>
    </w:p>
    <w:p w14:paraId="07EA769D" w14:textId="77777777" w:rsidR="006E665F" w:rsidRPr="005E3154" w:rsidRDefault="006E665F" w:rsidP="006E665F">
      <w:pPr>
        <w:rPr>
          <w:rStyle w:val="Code"/>
          <w:lang w:val="en-US"/>
        </w:rPr>
      </w:pPr>
      <w:r w:rsidRPr="005E3154">
        <w:rPr>
          <w:rStyle w:val="Code"/>
          <w:lang w:val="en-US"/>
        </w:rPr>
        <w:t>&lt;/</w:t>
      </w:r>
      <w:proofErr w:type="spellStart"/>
      <w:proofErr w:type="gramStart"/>
      <w:r w:rsidRPr="005E3154">
        <w:rPr>
          <w:rStyle w:val="Code"/>
          <w:lang w:val="en-US"/>
        </w:rPr>
        <w:t>xsd:complexType</w:t>
      </w:r>
      <w:proofErr w:type="spellEnd"/>
      <w:proofErr w:type="gramEnd"/>
      <w:r w:rsidRPr="005E3154">
        <w:rPr>
          <w:rStyle w:val="Code"/>
          <w:lang w:val="en-US"/>
        </w:rPr>
        <w:t>&gt;</w:t>
      </w:r>
    </w:p>
    <w:p w14:paraId="48D528D8" w14:textId="77777777" w:rsidR="006E665F" w:rsidRPr="005E3154" w:rsidRDefault="006E665F" w:rsidP="006E665F">
      <w:pPr>
        <w:rPr>
          <w:rStyle w:val="Code"/>
          <w:lang w:val="en-US"/>
        </w:rPr>
      </w:pPr>
    </w:p>
    <w:p w14:paraId="348CCF12" w14:textId="77777777" w:rsidR="006E665F" w:rsidRPr="005E3154" w:rsidRDefault="006E665F" w:rsidP="006E665F">
      <w:pPr>
        <w:rPr>
          <w:rStyle w:val="Code"/>
          <w:lang w:val="en-US"/>
        </w:rPr>
      </w:pPr>
      <w:r w:rsidRPr="005E3154">
        <w:rPr>
          <w:rStyle w:val="Code"/>
          <w:lang w:val="en-US"/>
        </w:rPr>
        <w:t>&lt;</w:t>
      </w:r>
      <w:proofErr w:type="spellStart"/>
      <w:proofErr w:type="gramStart"/>
      <w:r w:rsidRPr="005E3154">
        <w:rPr>
          <w:rStyle w:val="Code"/>
          <w:lang w:val="en-US"/>
        </w:rPr>
        <w:t>xsd:element</w:t>
      </w:r>
      <w:proofErr w:type="spellEnd"/>
      <w:proofErr w:type="gramEnd"/>
      <w:r w:rsidRPr="005E3154">
        <w:rPr>
          <w:rStyle w:val="Code"/>
          <w:lang w:val="en-US"/>
        </w:rPr>
        <w:t xml:space="preserve"> name="</w:t>
      </w:r>
      <w:proofErr w:type="spellStart"/>
      <w:r w:rsidRPr="005E3154">
        <w:rPr>
          <w:rStyle w:val="Code"/>
          <w:lang w:val="en-US"/>
        </w:rPr>
        <w:t>GetVersionsResponse</w:t>
      </w:r>
      <w:proofErr w:type="spellEnd"/>
      <w:r w:rsidRPr="005E3154">
        <w:rPr>
          <w:rStyle w:val="Code"/>
          <w:lang w:val="en-US"/>
        </w:rPr>
        <w:t>" type="</w:t>
      </w:r>
      <w:proofErr w:type="spellStart"/>
      <w:r w:rsidRPr="005E3154">
        <w:rPr>
          <w:rStyle w:val="Code"/>
          <w:lang w:val="en-US"/>
        </w:rPr>
        <w:t>GetVersionsResponseType</w:t>
      </w:r>
      <w:proofErr w:type="spellEnd"/>
      <w:r w:rsidRPr="005E3154">
        <w:rPr>
          <w:rStyle w:val="Code"/>
          <w:lang w:val="en-US"/>
        </w:rPr>
        <w:t>"/&gt;</w:t>
      </w:r>
    </w:p>
    <w:p w14:paraId="18F0AEE6" w14:textId="77777777" w:rsidR="006E665F" w:rsidRPr="005E3154" w:rsidRDefault="006E665F" w:rsidP="006E665F">
      <w:pPr>
        <w:rPr>
          <w:rStyle w:val="Code"/>
          <w:lang w:val="en-US"/>
        </w:rPr>
      </w:pPr>
      <w:r w:rsidRPr="005E3154">
        <w:rPr>
          <w:rStyle w:val="Code"/>
          <w:lang w:val="en-US"/>
        </w:rPr>
        <w:t>&lt;</w:t>
      </w:r>
      <w:proofErr w:type="spellStart"/>
      <w:proofErr w:type="gramStart"/>
      <w:r w:rsidRPr="005E3154">
        <w:rPr>
          <w:rStyle w:val="Code"/>
          <w:lang w:val="en-US"/>
        </w:rPr>
        <w:t>xsd:complexType</w:t>
      </w:r>
      <w:proofErr w:type="spellEnd"/>
      <w:proofErr w:type="gramEnd"/>
      <w:r w:rsidRPr="005E3154">
        <w:rPr>
          <w:rStyle w:val="Code"/>
          <w:lang w:val="en-US"/>
        </w:rPr>
        <w:t xml:space="preserve">  name="</w:t>
      </w:r>
      <w:proofErr w:type="spellStart"/>
      <w:r w:rsidRPr="005E3154">
        <w:rPr>
          <w:rStyle w:val="Code"/>
          <w:lang w:val="en-US"/>
        </w:rPr>
        <w:t>GetVersionsResponseType</w:t>
      </w:r>
      <w:proofErr w:type="spellEnd"/>
      <w:r w:rsidRPr="005E3154">
        <w:rPr>
          <w:rStyle w:val="Code"/>
          <w:lang w:val="en-US"/>
        </w:rPr>
        <w:t>"&gt;</w:t>
      </w:r>
    </w:p>
    <w:p w14:paraId="64725A5C" w14:textId="77777777" w:rsidR="006E665F" w:rsidRPr="005E3154" w:rsidRDefault="006E665F" w:rsidP="006E665F">
      <w:pPr>
        <w:rPr>
          <w:rStyle w:val="Code"/>
          <w:lang w:val="en-US"/>
        </w:rPr>
      </w:pPr>
      <w:r w:rsidRPr="005E3154">
        <w:rPr>
          <w:rStyle w:val="Code"/>
          <w:lang w:val="en-US"/>
        </w:rPr>
        <w:t xml:space="preserve">  &lt;</w:t>
      </w:r>
      <w:proofErr w:type="spellStart"/>
      <w:proofErr w:type="gramStart"/>
      <w:r w:rsidRPr="005E3154">
        <w:rPr>
          <w:rStyle w:val="Code"/>
          <w:lang w:val="en-US"/>
        </w:rPr>
        <w:t>xsd:sequence</w:t>
      </w:r>
      <w:proofErr w:type="spellEnd"/>
      <w:proofErr w:type="gramEnd"/>
      <w:r w:rsidRPr="005E3154">
        <w:rPr>
          <w:rStyle w:val="Code"/>
          <w:lang w:val="en-US"/>
        </w:rPr>
        <w:t>&gt;</w:t>
      </w:r>
    </w:p>
    <w:p w14:paraId="12016D17" w14:textId="77777777" w:rsidR="006E665F" w:rsidRPr="005E3154" w:rsidRDefault="006E665F" w:rsidP="006E665F">
      <w:pPr>
        <w:rPr>
          <w:rStyle w:val="Code"/>
          <w:lang w:val="en-US"/>
        </w:rPr>
      </w:pPr>
      <w:r w:rsidRPr="005E3154">
        <w:rPr>
          <w:rStyle w:val="Code"/>
          <w:lang w:val="en-US"/>
        </w:rPr>
        <w:t xml:space="preserve">    &lt;</w:t>
      </w:r>
      <w:proofErr w:type="spellStart"/>
      <w:proofErr w:type="gramStart"/>
      <w:r w:rsidRPr="005E3154">
        <w:rPr>
          <w:rStyle w:val="Code"/>
          <w:lang w:val="en-US"/>
        </w:rPr>
        <w:t>xsd:element</w:t>
      </w:r>
      <w:proofErr w:type="spellEnd"/>
      <w:proofErr w:type="gramEnd"/>
      <w:r w:rsidRPr="005E3154">
        <w:rPr>
          <w:rStyle w:val="Code"/>
          <w:lang w:val="en-US"/>
        </w:rPr>
        <w:t xml:space="preserve"> name="</w:t>
      </w:r>
      <w:proofErr w:type="spellStart"/>
      <w:r w:rsidRPr="005E3154">
        <w:rPr>
          <w:rStyle w:val="Code"/>
          <w:lang w:val="en-US"/>
        </w:rPr>
        <w:t>supportedVersion</w:t>
      </w:r>
      <w:proofErr w:type="spellEnd"/>
      <w:r w:rsidRPr="005E3154">
        <w:rPr>
          <w:rStyle w:val="Code"/>
          <w:lang w:val="en-US"/>
        </w:rPr>
        <w:t>" type="</w:t>
      </w:r>
      <w:proofErr w:type="spellStart"/>
      <w:r w:rsidRPr="005E3154">
        <w:rPr>
          <w:rStyle w:val="Code"/>
          <w:lang w:val="en-US"/>
        </w:rPr>
        <w:t>VersionType</w:t>
      </w:r>
      <w:proofErr w:type="spellEnd"/>
      <w:r w:rsidRPr="005E3154">
        <w:rPr>
          <w:rStyle w:val="Code"/>
          <w:lang w:val="en-US"/>
        </w:rPr>
        <w:t xml:space="preserve">" minOccurs="0" </w:t>
      </w:r>
      <w:proofErr w:type="spellStart"/>
      <w:r w:rsidRPr="005E3154">
        <w:rPr>
          <w:rStyle w:val="Code"/>
          <w:lang w:val="en-US"/>
        </w:rPr>
        <w:t>maxOccurs</w:t>
      </w:r>
      <w:proofErr w:type="spellEnd"/>
      <w:r w:rsidRPr="005E3154">
        <w:rPr>
          <w:rStyle w:val="Code"/>
          <w:lang w:val="en-US"/>
        </w:rPr>
        <w:t>="unbounded"/&gt;</w:t>
      </w:r>
    </w:p>
    <w:p w14:paraId="5BC2D3E2" w14:textId="77777777" w:rsidR="006E665F" w:rsidRPr="006E665F" w:rsidRDefault="006E665F" w:rsidP="006E665F">
      <w:pPr>
        <w:rPr>
          <w:rStyle w:val="Code"/>
          <w:lang w:val="en-US"/>
        </w:rPr>
      </w:pPr>
      <w:r w:rsidRPr="005E3154">
        <w:rPr>
          <w:rStyle w:val="Code"/>
          <w:lang w:val="en-US"/>
        </w:rPr>
        <w:t xml:space="preserve">  </w:t>
      </w:r>
      <w:r w:rsidRPr="006E665F">
        <w:rPr>
          <w:rStyle w:val="Code"/>
          <w:lang w:val="en-US"/>
        </w:rPr>
        <w:t>&lt;/</w:t>
      </w:r>
      <w:proofErr w:type="spellStart"/>
      <w:proofErr w:type="gramStart"/>
      <w:r w:rsidRPr="006E665F">
        <w:rPr>
          <w:rStyle w:val="Code"/>
          <w:lang w:val="en-US"/>
        </w:rPr>
        <w:t>xsd:sequence</w:t>
      </w:r>
      <w:proofErr w:type="spellEnd"/>
      <w:proofErr w:type="gramEnd"/>
      <w:r w:rsidRPr="006E665F">
        <w:rPr>
          <w:rStyle w:val="Code"/>
          <w:lang w:val="en-US"/>
        </w:rPr>
        <w:t>&gt;</w:t>
      </w:r>
    </w:p>
    <w:p w14:paraId="5C477EB5" w14:textId="77777777" w:rsidR="006E665F" w:rsidRPr="006E665F" w:rsidRDefault="006E665F" w:rsidP="006E665F">
      <w:pPr>
        <w:rPr>
          <w:rStyle w:val="Code"/>
          <w:lang w:val="en-US"/>
        </w:rPr>
      </w:pPr>
      <w:r w:rsidRPr="006E665F">
        <w:rPr>
          <w:rStyle w:val="Code"/>
          <w:lang w:val="en-US"/>
        </w:rPr>
        <w:t>&lt;/</w:t>
      </w:r>
      <w:proofErr w:type="spellStart"/>
      <w:proofErr w:type="gramStart"/>
      <w:r w:rsidRPr="006E665F">
        <w:rPr>
          <w:rStyle w:val="Code"/>
          <w:lang w:val="en-US"/>
        </w:rPr>
        <w:t>xsd:complexType</w:t>
      </w:r>
      <w:proofErr w:type="spellEnd"/>
      <w:proofErr w:type="gramEnd"/>
      <w:r w:rsidRPr="006E665F">
        <w:rPr>
          <w:rStyle w:val="Code"/>
          <w:lang w:val="en-US"/>
        </w:rPr>
        <w:t>&gt;</w:t>
      </w:r>
    </w:p>
    <w:p w14:paraId="3DD4DE64" w14:textId="77777777" w:rsidR="006E665F" w:rsidRPr="006E665F" w:rsidRDefault="006E665F" w:rsidP="006E665F">
      <w:pPr>
        <w:rPr>
          <w:rStyle w:val="Code"/>
          <w:lang w:val="en-US"/>
        </w:rPr>
      </w:pPr>
    </w:p>
    <w:p w14:paraId="45D7F2DB" w14:textId="2A6466BD" w:rsidR="006E665F" w:rsidRPr="006E665F" w:rsidRDefault="006E665F" w:rsidP="006E665F">
      <w:pPr>
        <w:rPr>
          <w:rStyle w:val="Code"/>
          <w:lang w:val="en-US"/>
        </w:rPr>
      </w:pPr>
      <w:r w:rsidRPr="006E665F">
        <w:rPr>
          <w:rStyle w:val="Code"/>
          <w:lang w:val="en-US"/>
        </w:rPr>
        <w:t>&lt;/</w:t>
      </w:r>
      <w:proofErr w:type="spellStart"/>
      <w:proofErr w:type="gramStart"/>
      <w:r w:rsidRPr="006E665F">
        <w:rPr>
          <w:rStyle w:val="Code"/>
          <w:lang w:val="en-US"/>
        </w:rPr>
        <w:t>xsd:schema</w:t>
      </w:r>
      <w:proofErr w:type="spellEnd"/>
      <w:proofErr w:type="gramEnd"/>
      <w:r w:rsidRPr="006E665F">
        <w:rPr>
          <w:rStyle w:val="Code"/>
          <w:lang w:val="en-US"/>
        </w:rPr>
        <w:t>&gt;</w:t>
      </w:r>
    </w:p>
    <w:bookmarkEnd w:id="2"/>
    <w:bookmarkEnd w:id="3"/>
    <w:bookmarkEnd w:id="4"/>
    <w:p w14:paraId="2B0AA0F3" w14:textId="77777777" w:rsidR="00F20D13" w:rsidRPr="006E665F" w:rsidRDefault="00F20D13" w:rsidP="004F23AD">
      <w:pPr>
        <w:pStyle w:val="Titre1"/>
        <w:numPr>
          <w:ilvl w:val="0"/>
          <w:numId w:val="0"/>
        </w:numPr>
        <w:rPr>
          <w:lang w:val="en-US"/>
        </w:rPr>
      </w:pPr>
    </w:p>
    <w:sectPr w:rsidR="00F20D13" w:rsidRPr="006E665F" w:rsidSect="008F49D2">
      <w:type w:val="oddPage"/>
      <w:pgSz w:w="11906" w:h="16838" w:code="9"/>
      <w:pgMar w:top="1843" w:right="1077" w:bottom="907" w:left="1701" w:header="709" w:footer="510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9" w:author="Käser Christoph swisstopo [2]" w:date="2025-05-09T08:24:00Z" w:initials="KCs">
    <w:p w14:paraId="6C64AB09" w14:textId="3310E338" w:rsidR="004825A7" w:rsidRDefault="004825A7">
      <w:pPr>
        <w:pStyle w:val="Commentaire"/>
      </w:pPr>
      <w:r>
        <w:rPr>
          <w:rStyle w:val="Marquedecommentaire"/>
        </w:rPr>
        <w:annotationRef/>
      </w:r>
      <w:r>
        <w:t>Im PDF anders formuliert.</w:t>
      </w:r>
    </w:p>
  </w:comment>
  <w:comment w:id="39" w:author="Rey Isabelle swisstopo" w:date="2022-05-11T14:05:00Z" w:initials="rey">
    <w:p w14:paraId="7EFD482A" w14:textId="50BD1515" w:rsidR="004825A7" w:rsidRDefault="004825A7">
      <w:pPr>
        <w:pStyle w:val="Commentaire"/>
      </w:pPr>
      <w:r>
        <w:rPr>
          <w:rStyle w:val="Marquedecommentaire"/>
        </w:rPr>
        <w:annotationRef/>
      </w:r>
      <w:r>
        <w:t>Muss angepasst werden, sobald Erstellung und Name der künftigen Weisungen bekannt ist.</w:t>
      </w:r>
    </w:p>
  </w:comment>
  <w:comment w:id="63" w:author="Claude Eisenhut" w:date="2025-07-25T15:15:00Z" w:initials="CE">
    <w:p w14:paraId="6EE376BD" w14:textId="1F15BD61" w:rsidR="004825A7" w:rsidRDefault="004825A7">
      <w:pPr>
        <w:pStyle w:val="Commentaire"/>
      </w:pPr>
      <w:r>
        <w:rPr>
          <w:rStyle w:val="Marquedecommentaire"/>
        </w:rPr>
        <w:annotationRef/>
      </w:r>
      <w:r>
        <w:t>Warum nicht DMAV Teilmodell Gebäudeeingangadresse? (Ist doch ein AV-Service!?)</w:t>
      </w:r>
    </w:p>
  </w:comment>
  <w:comment w:id="64" w:author="Rey Isabelle swisstopo [3]" w:date="2025-07-29T07:32:00Z" w:initials="IR">
    <w:p w14:paraId="0CCAE996" w14:textId="77777777" w:rsidR="00165CB5" w:rsidRDefault="00165CB5" w:rsidP="00165CB5">
      <w:pPr>
        <w:pStyle w:val="Commentaire"/>
      </w:pPr>
      <w:r>
        <w:rPr>
          <w:rStyle w:val="Marquedecommentaire"/>
        </w:rPr>
        <w:annotationRef/>
      </w:r>
      <w:r>
        <w:rPr>
          <w:lang w:val="fr-CH"/>
        </w:rPr>
        <w:t>Nein, in der Version 1.0 ist das Teilmodell Gebäudeadressen eben kein AV-Service.</w:t>
      </w:r>
    </w:p>
  </w:comment>
  <w:comment w:id="99" w:author="Claude Eisenhut" w:date="2025-07-22T14:11:00Z" w:initials="CE">
    <w:p w14:paraId="2D33168E" w14:textId="720E0B0B" w:rsidR="004825A7" w:rsidRDefault="004825A7">
      <w:pPr>
        <w:pStyle w:val="Commentaire"/>
      </w:pPr>
      <w:r>
        <w:rPr>
          <w:rStyle w:val="Marquedecommentaire"/>
        </w:rPr>
        <w:annotationRef/>
      </w:r>
      <w:r>
        <w:t>STATE ist zu ungenau; Vorschlag „provisional“</w:t>
      </w:r>
    </w:p>
  </w:comment>
  <w:comment w:id="100" w:author="Rey Isabelle swisstopo [3]" w:date="2025-07-29T07:37:00Z" w:initials="IR">
    <w:p w14:paraId="11BBD18C" w14:textId="77777777" w:rsidR="00165CB5" w:rsidRDefault="00165CB5" w:rsidP="00165CB5">
      <w:pPr>
        <w:pStyle w:val="Commentaire"/>
      </w:pPr>
      <w:r>
        <w:rPr>
          <w:rStyle w:val="Marquedecommentaire"/>
        </w:rPr>
        <w:annotationRef/>
      </w:r>
      <w:r>
        <w:rPr>
          <w:lang w:val="fr-CH"/>
        </w:rPr>
        <w:t>ok</w:t>
      </w:r>
    </w:p>
  </w:comment>
  <w:comment w:id="163" w:author="Rey Isabelle swisstopo [2]" w:date="2023-02-27T17:08:00Z" w:initials="RIs">
    <w:p w14:paraId="55F8EEE2" w14:textId="3B3061C3" w:rsidR="004825A7" w:rsidRDefault="004825A7">
      <w:pPr>
        <w:pStyle w:val="Commentaire"/>
      </w:pPr>
      <w:r>
        <w:rPr>
          <w:rStyle w:val="Marquedecommentaire"/>
        </w:rPr>
        <w:annotationRef/>
      </w:r>
      <w:r>
        <w:t>Notwendig wenn nur XML verlangt?</w:t>
      </w:r>
    </w:p>
  </w:comment>
  <w:comment w:id="164" w:author="Käser Christoph swisstopo [2]" w:date="2025-05-09T08:34:00Z" w:initials="KCs">
    <w:p w14:paraId="59F6F3E4" w14:textId="5521815C" w:rsidR="004825A7" w:rsidRDefault="004825A7">
      <w:pPr>
        <w:pStyle w:val="Commentaire"/>
      </w:pPr>
      <w:r>
        <w:rPr>
          <w:rStyle w:val="Marquedecommentaire"/>
        </w:rPr>
        <w:annotationRef/>
      </w:r>
      <w:r>
        <w:t>Nein, löschen</w:t>
      </w:r>
    </w:p>
  </w:comment>
  <w:comment w:id="193" w:author="Käser Christoph swisstopo [2]" w:date="2023-03-08T10:31:00Z" w:initials="KCs">
    <w:p w14:paraId="7BA3583F" w14:textId="55E1ECD7" w:rsidR="004825A7" w:rsidRDefault="004825A7">
      <w:pPr>
        <w:pStyle w:val="Commentaire"/>
      </w:pPr>
      <w:r>
        <w:rPr>
          <w:rStyle w:val="Marquedecommentaire"/>
        </w:rPr>
        <w:annotationRef/>
      </w:r>
      <w:r>
        <w:t>Gleiche Frage wie oben</w:t>
      </w:r>
    </w:p>
  </w:comment>
  <w:comment w:id="194" w:author="Käser Christoph swisstopo [2]" w:date="2025-05-09T08:35:00Z" w:initials="KCs">
    <w:p w14:paraId="016C97DF" w14:textId="58BEC10A" w:rsidR="004825A7" w:rsidRDefault="004825A7">
      <w:pPr>
        <w:pStyle w:val="Commentaire"/>
      </w:pPr>
      <w:r>
        <w:rPr>
          <w:rStyle w:val="Marquedecommentaire"/>
        </w:rPr>
        <w:annotationRef/>
      </w:r>
      <w:r>
        <w:t>löschen</w:t>
      </w:r>
    </w:p>
  </w:comment>
  <w:comment w:id="215" w:author="Claude Eisenhut" w:date="2025-07-25T15:25:00Z" w:initials="CE">
    <w:p w14:paraId="4E71E7F9" w14:textId="3C9D34DD" w:rsidR="00255498" w:rsidRDefault="00255498">
      <w:pPr>
        <w:pStyle w:val="Commentaire"/>
      </w:pPr>
      <w:r>
        <w:rPr>
          <w:rStyle w:val="Marquedecommentaire"/>
        </w:rPr>
        <w:annotationRef/>
      </w:r>
      <w:r>
        <w:t>welche Aufrufe sind Serienabfragen nicht zulässig bzw. welche Aufrufe werden gezählt (</w:t>
      </w:r>
      <w:r>
        <w:t>GetEGRID, GetCapabilties, GetVersion, GetExtractById(WITHOWNER=false scheinen mir unproblematisch und müssen nicht gegen Serienabfrage geschützt werden)</w:t>
      </w:r>
    </w:p>
  </w:comment>
  <w:comment w:id="224" w:author="Rey Isabelle swisstopo [2]" w:date="2023-03-08T07:41:00Z" w:initials="RIs">
    <w:p w14:paraId="1661501D" w14:textId="2AB8FC7D" w:rsidR="004825A7" w:rsidRDefault="004825A7">
      <w:pPr>
        <w:pStyle w:val="Commentaire"/>
      </w:pPr>
      <w:r>
        <w:rPr>
          <w:rStyle w:val="Marquedecommentaire"/>
        </w:rPr>
        <w:annotationRef/>
      </w:r>
      <w:r>
        <w:t>Mit Technik besprechen (Ziegler, Eisenhut)</w:t>
      </w:r>
    </w:p>
  </w:comment>
  <w:comment w:id="239" w:author="Claude Eisenhut" w:date="2025-07-22T14:17:00Z" w:initials="CE">
    <w:p w14:paraId="18D6ED85" w14:textId="7ADFD72F" w:rsidR="004825A7" w:rsidRDefault="004825A7">
      <w:pPr>
        <w:pStyle w:val="Commentaire"/>
      </w:pPr>
      <w:r>
        <w:rPr>
          <w:rStyle w:val="Marquedecommentaire"/>
        </w:rPr>
        <w:annotationRef/>
      </w:r>
      <w:r>
        <w:t>Braucht es nicht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C64AB09" w15:done="0"/>
  <w15:commentEx w15:paraId="7EFD482A" w15:done="0"/>
  <w15:commentEx w15:paraId="6EE376BD" w15:done="0"/>
  <w15:commentEx w15:paraId="0CCAE996" w15:paraIdParent="6EE376BD" w15:done="0"/>
  <w15:commentEx w15:paraId="2D33168E" w15:done="0"/>
  <w15:commentEx w15:paraId="11BBD18C" w15:paraIdParent="2D33168E" w15:done="0"/>
  <w15:commentEx w15:paraId="55F8EEE2" w15:done="0"/>
  <w15:commentEx w15:paraId="59F6F3E4" w15:paraIdParent="55F8EEE2" w15:done="0"/>
  <w15:commentEx w15:paraId="7BA3583F" w15:done="0"/>
  <w15:commentEx w15:paraId="016C97DF" w15:paraIdParent="7BA3583F" w15:done="0"/>
  <w15:commentEx w15:paraId="4E71E7F9" w15:done="0"/>
  <w15:commentEx w15:paraId="1661501D" w15:done="0"/>
  <w15:commentEx w15:paraId="18D6ED8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BC83A40" w16cex:dateUtc="2025-05-09T06:24:00Z"/>
  <w16cex:commentExtensible w16cex:durableId="35145500" w16cex:dateUtc="2025-07-29T05:32:00Z"/>
  <w16cex:commentExtensible w16cex:durableId="1FC9665D" w16cex:dateUtc="2025-07-29T05:37:00Z"/>
  <w16cex:commentExtensible w16cex:durableId="27A76223" w16cex:dateUtc="2023-02-27T16:08:00Z"/>
  <w16cex:commentExtensible w16cex:durableId="2BC83CA1" w16cex:dateUtc="2025-05-09T06:34:00Z"/>
  <w16cex:commentExtensible w16cex:durableId="27B2E284" w16cex:dateUtc="2023-03-08T09:31:00Z"/>
  <w16cex:commentExtensible w16cex:durableId="2BC83CDE" w16cex:dateUtc="2025-05-09T06:35:00Z"/>
  <w16cex:commentExtensible w16cex:durableId="27B2BA90" w16cex:dateUtc="2023-03-08T06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C64AB09" w16cid:durableId="2BC83A40"/>
  <w16cid:commentId w16cid:paraId="7EFD482A" w16cid:durableId="27A0B7BA"/>
  <w16cid:commentId w16cid:paraId="6EE376BD" w16cid:durableId="6EE376BD"/>
  <w16cid:commentId w16cid:paraId="0CCAE996" w16cid:durableId="35145500"/>
  <w16cid:commentId w16cid:paraId="2D33168E" w16cid:durableId="2D33168E"/>
  <w16cid:commentId w16cid:paraId="11BBD18C" w16cid:durableId="1FC9665D"/>
  <w16cid:commentId w16cid:paraId="55F8EEE2" w16cid:durableId="27A76223"/>
  <w16cid:commentId w16cid:paraId="59F6F3E4" w16cid:durableId="2BC83CA1"/>
  <w16cid:commentId w16cid:paraId="7BA3583F" w16cid:durableId="27B2E284"/>
  <w16cid:commentId w16cid:paraId="016C97DF" w16cid:durableId="2BC83CDE"/>
  <w16cid:commentId w16cid:paraId="4E71E7F9" w16cid:durableId="4E71E7F9"/>
  <w16cid:commentId w16cid:paraId="1661501D" w16cid:durableId="27B2BA90"/>
  <w16cid:commentId w16cid:paraId="18D6ED85" w16cid:durableId="18D6ED8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CC63B" w14:textId="77777777" w:rsidR="00360915" w:rsidRDefault="00360915" w:rsidP="00511206">
      <w:pPr>
        <w:spacing w:after="0" w:line="240" w:lineRule="auto"/>
      </w:pPr>
      <w:r>
        <w:separator/>
      </w:r>
    </w:p>
  </w:endnote>
  <w:endnote w:type="continuationSeparator" w:id="0">
    <w:p w14:paraId="5A44EBA6" w14:textId="77777777" w:rsidR="00360915" w:rsidRDefault="00360915" w:rsidP="005112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C69C0" w14:textId="1C8F3EBF" w:rsidR="004825A7" w:rsidRDefault="004825A7" w:rsidP="00A62C97">
    <w:pPr>
      <w:pStyle w:val="Pieddepage"/>
    </w:pPr>
    <w:r w:rsidRPr="00981A76">
      <w:t>Weisung «Amtliche Vermessung: Webservice (Aufruf eines Auszugs)»</w:t>
    </w:r>
    <w:r w:rsidRPr="00981A76">
      <w:tab/>
    </w:r>
    <w:sdt>
      <w:sdtPr>
        <w:id w:val="-911312320"/>
        <w:docPartObj>
          <w:docPartGallery w:val="Page Numbers (Top of Page)"/>
          <w:docPartUnique/>
        </w:docPartObj>
      </w:sdtPr>
      <w:sdtEndPr/>
      <w:sdtContent>
        <w:r w:rsidRPr="00981A76">
          <w:rPr>
            <w:bCs/>
            <w:sz w:val="20"/>
          </w:rPr>
          <w:fldChar w:fldCharType="begin"/>
        </w:r>
        <w:r w:rsidRPr="00981A76">
          <w:rPr>
            <w:bCs/>
            <w:sz w:val="20"/>
          </w:rPr>
          <w:instrText>PAGE</w:instrText>
        </w:r>
        <w:r w:rsidRPr="00981A76">
          <w:rPr>
            <w:bCs/>
            <w:sz w:val="20"/>
          </w:rPr>
          <w:fldChar w:fldCharType="separate"/>
        </w:r>
        <w:r w:rsidR="00482DE6">
          <w:rPr>
            <w:bCs/>
            <w:noProof/>
            <w:sz w:val="20"/>
          </w:rPr>
          <w:t>16</w:t>
        </w:r>
        <w:r w:rsidRPr="00981A76">
          <w:rPr>
            <w:bCs/>
            <w:sz w:val="20"/>
          </w:rPr>
          <w:fldChar w:fldCharType="end"/>
        </w:r>
        <w:r w:rsidRPr="00981A76">
          <w:rPr>
            <w:bCs/>
            <w:sz w:val="20"/>
          </w:rPr>
          <w:t>/</w:t>
        </w:r>
        <w:r w:rsidRPr="00981A76">
          <w:rPr>
            <w:bCs/>
            <w:sz w:val="20"/>
          </w:rPr>
          <w:fldChar w:fldCharType="begin"/>
        </w:r>
        <w:r w:rsidRPr="00981A76">
          <w:rPr>
            <w:bCs/>
            <w:sz w:val="20"/>
          </w:rPr>
          <w:instrText>NUMPAGES</w:instrText>
        </w:r>
        <w:r w:rsidRPr="00981A76">
          <w:rPr>
            <w:bCs/>
            <w:sz w:val="20"/>
          </w:rPr>
          <w:fldChar w:fldCharType="separate"/>
        </w:r>
        <w:r w:rsidR="00482DE6">
          <w:rPr>
            <w:bCs/>
            <w:noProof/>
            <w:sz w:val="20"/>
          </w:rPr>
          <w:t>20</w:t>
        </w:r>
        <w:r w:rsidRPr="00981A76">
          <w:rPr>
            <w:bCs/>
            <w:sz w:val="20"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96E6" w14:textId="77777777" w:rsidR="004825A7" w:rsidRDefault="004825A7">
    <w:r w:rsidRPr="00AD5D81">
      <w:rPr>
        <w:noProof/>
        <w:lang w:eastAsia="de-CH"/>
      </w:rPr>
      <mc:AlternateContent>
        <mc:Choice Requires="wps">
          <w:drawing>
            <wp:anchor distT="0" distB="0" distL="0" distR="0" simplePos="0" relativeHeight="251653120" behindDoc="0" locked="1" layoutInCell="1" allowOverlap="1" wp14:anchorId="59D60A34" wp14:editId="03525AD1">
              <wp:simplePos x="0" y="0"/>
              <wp:positionH relativeFrom="page">
                <wp:posOffset>314325</wp:posOffset>
              </wp:positionH>
              <wp:positionV relativeFrom="bottomMargin">
                <wp:posOffset>-201930</wp:posOffset>
              </wp:positionV>
              <wp:extent cx="680400" cy="680400"/>
              <wp:effectExtent l="0" t="0" r="5715" b="5715"/>
              <wp:wrapNone/>
              <wp:docPr id="7" name="Textfeld 7" descr="[Correspondence.PrePrinted]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0400" cy="680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0E38B49" w14:textId="67B178EE" w:rsidR="004825A7" w:rsidRDefault="00CC2F6D" w:rsidP="00D34DE5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76DF684B" wp14:editId="2F9E4805">
                                <wp:extent cx="438150" cy="438150"/>
                                <wp:effectExtent l="0" t="0" r="0" b="0"/>
                                <wp:docPr id="621949890" name="Imag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8150" cy="4381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7200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D60A34" id="_x0000_t202" coordsize="21600,21600" o:spt="202" path="m,l,21600r21600,l21600,xe">
              <v:stroke joinstyle="miter"/>
              <v:path gradientshapeok="t" o:connecttype="rect"/>
            </v:shapetype>
            <v:shape id="Textfeld 7" o:spid="_x0000_s1054" type="#_x0000_t202" alt="[Correspondence.PrePrinted]" style="position:absolute;margin-left:24.75pt;margin-top:-15.9pt;width:53.55pt;height:53.55pt;z-index: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" filled="f" stroked="f" strokeweight=".5pt">
              <v:textbox inset="2mm,0,0,0">
                <w:txbxContent>
                  <w:p w14:paraId="00E38B49" w14:textId="67B178EE" w:rsidR="004825A7" w:rsidRDefault="00CC2F6D" w:rsidP="00D34DE5">
                    <w:r>
                      <w:rPr>
                        <w:noProof/>
                      </w:rPr>
                      <w:drawing>
                        <wp:inline distT="0" distB="0" distL="0" distR="0" wp14:anchorId="76DF684B" wp14:editId="2F9E4805">
                          <wp:extent cx="438150" cy="438150"/>
                          <wp:effectExtent l="0" t="0" r="0" b="0"/>
                          <wp:docPr id="621949890" name="Imag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438150" cy="4381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page" anchory="margin"/>
              <w10:anchorlock/>
            </v:shape>
          </w:pict>
        </mc:Fallback>
      </mc:AlternateContent>
    </w:r>
    <w:r>
      <w:rPr>
        <w:noProof/>
        <w:lang w:eastAsia="de-CH"/>
      </w:rPr>
      <mc:AlternateContent>
        <mc:Choice Requires="wps">
          <w:drawing>
            <wp:anchor distT="0" distB="0" distL="0" distR="0" simplePos="0" relativeHeight="251652096" behindDoc="0" locked="1" layoutInCell="1" allowOverlap="1" wp14:anchorId="0972A2F3" wp14:editId="0DE1FF67">
              <wp:simplePos x="0" y="0"/>
              <wp:positionH relativeFrom="page">
                <wp:posOffset>1080135</wp:posOffset>
              </wp:positionH>
              <wp:positionV relativeFrom="bottomMargin">
                <wp:posOffset>273685</wp:posOffset>
              </wp:positionV>
              <wp:extent cx="2354400" cy="108000"/>
              <wp:effectExtent l="0" t="0" r="6350" b="6350"/>
              <wp:wrapNone/>
              <wp:docPr id="11" name="Textfeld 11" descr="[Correspondence.PrePrinted]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54400" cy="108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898F573" w14:textId="77777777" w:rsidR="004825A7" w:rsidRPr="003328B7" w:rsidRDefault="004825A7" w:rsidP="00D34DE5">
                          <w:pPr>
                            <w:rPr>
                              <w:sz w:val="12"/>
                              <w:szCs w:val="12"/>
                            </w:rPr>
                          </w:pPr>
                          <w:r w:rsidRPr="003328B7">
                            <w:rPr>
                              <w:sz w:val="12"/>
                              <w:szCs w:val="12"/>
                            </w:rPr>
                            <w:fldChar w:fldCharType="begin" w:fldLock="1"/>
                          </w:r>
                          <w:r w:rsidRPr="003328B7">
                            <w:rPr>
                              <w:sz w:val="12"/>
                              <w:szCs w:val="12"/>
                            </w:rPr>
                            <w:instrText xml:space="preserve"> DOCVARIABLE  "VLM:Dokument.Geschaeftsdetails.Referenz"  \* MERGEFORMAT </w:instrText>
                          </w:r>
                          <w:r w:rsidRPr="003328B7">
                            <w:rPr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3328B7">
                            <w:rPr>
                              <w:sz w:val="12"/>
                              <w:szCs w:val="12"/>
                            </w:rPr>
                            <w:t>swisstopo-D-973E3401/265</w:t>
                          </w:r>
                          <w:r w:rsidRPr="003328B7">
                            <w:rPr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972A2F3" id="Textfeld 11" o:spid="_x0000_s1055" type="#_x0000_t202" alt="[Correspondence.PrePrinted]" style="position:absolute;margin-left:85.05pt;margin-top:21.55pt;width:185.4pt;height:8.5pt;z-index:251652096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" filled="f" stroked="f" strokeweight=".5pt">
              <v:textbox style="mso-fit-shape-to-text:t" inset="0,0,0,0">
                <w:txbxContent>
                  <w:p w14:paraId="5898F573" w14:textId="77777777" w:rsidR="004825A7" w:rsidRPr="003328B7" w:rsidRDefault="004825A7" w:rsidP="00D34DE5">
                    <w:pPr>
                      <w:rPr>
                        <w:sz w:val="12"/>
                        <w:szCs w:val="12"/>
                      </w:rPr>
                    </w:pPr>
                    <w:r w:rsidRPr="003328B7">
                      <w:rPr>
                        <w:sz w:val="12"/>
                        <w:szCs w:val="12"/>
                      </w:rPr>
                      <w:fldChar w:fldCharType="begin" w:fldLock="1"/>
                    </w:r>
                    <w:r w:rsidRPr="003328B7">
                      <w:rPr>
                        <w:sz w:val="12"/>
                        <w:szCs w:val="12"/>
                      </w:rPr>
                      <w:instrText xml:space="preserve"> DOCVARIABLE  "VLM:Dokument.Geschaeftsdetails.Referenz"  \* MERGEFORMAT </w:instrText>
                    </w:r>
                    <w:r w:rsidRPr="003328B7">
                      <w:rPr>
                        <w:sz w:val="12"/>
                        <w:szCs w:val="12"/>
                      </w:rPr>
                      <w:fldChar w:fldCharType="separate"/>
                    </w:r>
                    <w:r w:rsidRPr="003328B7">
                      <w:rPr>
                        <w:sz w:val="12"/>
                        <w:szCs w:val="12"/>
                      </w:rPr>
                      <w:t>swisstopo-D-973E3401/265</w:t>
                    </w:r>
                    <w:r w:rsidRPr="003328B7">
                      <w:rPr>
                        <w:sz w:val="12"/>
                        <w:szCs w:val="12"/>
                      </w:rPr>
                      <w:fldChar w:fldCharType="end"/>
                    </w:r>
                  </w:p>
                </w:txbxContent>
              </v:textbox>
              <w10:wrap anchorx="page" anchory="margin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539CD" w14:textId="77777777" w:rsidR="00360915" w:rsidRDefault="00360915" w:rsidP="00511206">
      <w:pPr>
        <w:spacing w:after="0" w:line="240" w:lineRule="auto"/>
      </w:pPr>
      <w:r>
        <w:separator/>
      </w:r>
    </w:p>
  </w:footnote>
  <w:footnote w:type="continuationSeparator" w:id="0">
    <w:p w14:paraId="12BAC013" w14:textId="77777777" w:rsidR="00360915" w:rsidRDefault="00360915" w:rsidP="00511206">
      <w:pPr>
        <w:spacing w:after="0" w:line="240" w:lineRule="auto"/>
      </w:pPr>
      <w:r>
        <w:continuationSeparator/>
      </w:r>
    </w:p>
  </w:footnote>
  <w:footnote w:id="1">
    <w:p w14:paraId="21D1D307" w14:textId="48AB0813" w:rsidR="004825A7" w:rsidRDefault="004825A7">
      <w:pPr>
        <w:pStyle w:val="Notedebasdepage"/>
      </w:pPr>
      <w:r>
        <w:rPr>
          <w:rStyle w:val="Appelnotedebasdep"/>
        </w:rPr>
        <w:footnoteRef/>
      </w:r>
      <w:r>
        <w:t xml:space="preserve"> Weisung «Amtliche Vermessung: Auszug Grundstückinformation»</w:t>
      </w:r>
    </w:p>
  </w:footnote>
  <w:footnote w:id="2">
    <w:p w14:paraId="0EED6309" w14:textId="18E13E6A" w:rsidR="004825A7" w:rsidRDefault="004825A7">
      <w:pPr>
        <w:pStyle w:val="Notedebasdepage"/>
      </w:pPr>
      <w:r>
        <w:rPr>
          <w:rStyle w:val="Appelnotedebasdep"/>
        </w:rPr>
        <w:footnoteRef/>
      </w:r>
      <w:r>
        <w:t xml:space="preserve"> Weisung «Amtliche Vermessung: DATA-Extract»</w:t>
      </w:r>
    </w:p>
  </w:footnote>
  <w:footnote w:id="3">
    <w:p w14:paraId="04820BC0" w14:textId="761C6298" w:rsidR="004825A7" w:rsidRPr="00EC573E" w:rsidRDefault="004825A7" w:rsidP="00804EF5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hyperlink r:id="rId1" w:history="1">
        <w:r>
          <w:rPr>
            <w:rStyle w:val="Lienhypertexte"/>
          </w:rPr>
          <w:t>www.cadastre-manual.admin.ch</w:t>
        </w:r>
      </w:hyperlink>
      <w:r>
        <w:t xml:space="preserve"> &gt; Handbuch Amtliche Vermessung &gt; Rechtliches &amp; Publikationen &gt; Weisungen</w:t>
      </w:r>
    </w:p>
  </w:footnote>
  <w:footnote w:id="4">
    <w:p w14:paraId="0C097D2D" w14:textId="52C60FAC" w:rsidR="004825A7" w:rsidRPr="00EC573E" w:rsidRDefault="004825A7" w:rsidP="00804EF5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hyperlink r:id="rId2" w:history="1">
        <w:r>
          <w:rPr>
            <w:rStyle w:val="Lienhypertexte"/>
          </w:rPr>
          <w:t>www.cadastre-manual.admin.ch</w:t>
        </w:r>
      </w:hyperlink>
      <w:r>
        <w:t xml:space="preserve"> &gt; Handbuch Amtliche Vermessung &gt; Rechtliches &amp; Publikationen &gt; Weisungen</w:t>
      </w:r>
    </w:p>
  </w:footnote>
  <w:footnote w:id="5">
    <w:p w14:paraId="0A741133" w14:textId="488A47BC" w:rsidR="004825A7" w:rsidRPr="00CE2BE9" w:rsidRDefault="004825A7" w:rsidP="00804EF5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hyperlink r:id="rId3" w:history="1">
        <w:r>
          <w:rPr>
            <w:rStyle w:val="Lienhypertexte"/>
          </w:rPr>
          <w:t>www.cadastre-manual.admin.ch</w:t>
        </w:r>
      </w:hyperlink>
      <w:r>
        <w:t xml:space="preserve"> &gt; Handbuch Amtliche Vermessung &gt; Rechtliches &amp; Publikationen &gt; Weisungen</w:t>
      </w:r>
    </w:p>
  </w:footnote>
  <w:footnote w:id="6">
    <w:p w14:paraId="2322B60E" w14:textId="2E392443" w:rsidR="004825A7" w:rsidRDefault="004825A7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 w:rsidRPr="004343DE">
        <w:rPr>
          <w:highlight w:val="yellow"/>
        </w:rPr>
        <w:t>Siehe Empfehlung EGBA «xxx»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85505" w14:textId="590DBB5C" w:rsidR="004825A7" w:rsidRDefault="0072717E">
    <w:r>
      <w:rPr>
        <w:noProof/>
      </w:rPr>
      <w:pict w14:anchorId="25340E1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669251" o:spid="_x0000_s2050" type="#_x0000_t136" style="position:absolute;margin-left:0;margin-top:0;width:514.8pt;height:128.7pt;rotation:315;z-index:-2516316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ENTWURF"/>
          <w10:wrap anchorx="margin" anchory="margin"/>
        </v:shape>
      </w:pict>
    </w:r>
    <w:r w:rsidR="004825A7">
      <w:rPr>
        <w:noProof/>
        <w:lang w:eastAsia="de-CH"/>
      </w:rPr>
      <mc:AlternateContent>
        <mc:Choice Requires="wpc">
          <w:drawing>
            <wp:anchor distT="0" distB="0" distL="114300" distR="114300" simplePos="0" relativeHeight="251656192" behindDoc="1" locked="0" layoutInCell="1" allowOverlap="1" wp14:anchorId="0383A4DF" wp14:editId="6C58AD04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760720" cy="6713855"/>
              <wp:effectExtent l="0" t="0" r="1905" b="1270"/>
              <wp:wrapNone/>
              <wp:docPr id="291" name="Zeichenbereich 29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/>
                    <wpg:wgp>
                      <wpg:cNvPr id="28" name="RubiconCorrNoOriginal_53"/>
                      <wpg:cNvGrpSpPr>
                        <a:grpSpLocks/>
                      </wpg:cNvGrpSpPr>
                      <wpg:grpSpPr bwMode="auto">
                        <a:xfrm rot="18900000">
                          <a:off x="120015" y="1837889"/>
                          <a:ext cx="5519890" cy="2433182"/>
                          <a:chOff x="1606" y="6586"/>
                          <a:chExt cx="8693" cy="3832"/>
                        </a:xfrm>
                      </wpg:grpSpPr>
                      <wps:wsp>
                        <wps:cNvPr id="29" name="RubiconCorrNoOriginal_54" descr="[Correspondence.Watermark.NoOriginal]" hidden="1"/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3761" y="6586"/>
                            <a:ext cx="4383" cy="2018"/>
                          </a:xfrm>
                          <a:prstGeom prst="rect">
                            <a:avLst/>
                          </a:prstGeom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69C475" w14:textId="77777777" w:rsidR="004825A7" w:rsidRDefault="004825A7" w:rsidP="00C3446F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 Black" w:hAnsi="Arial Black"/>
                                  <w:color w:val="C0C0C0"/>
                                  <w:sz w:val="120"/>
                                  <w:szCs w:val="120"/>
                                </w:rPr>
                                <w:t>KEIN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  <wps:wsp>
                        <wps:cNvPr id="30" name="RubiconCorrNoOriginal_55" descr="[Correspondence.Watermark.NoOriginal]" hidden="1"/>
                        <wps:cNvSpPr txBox="1">
                          <a:spLocks noChangeAspect="1" noChangeArrowheads="1" noChangeShapeType="1" noTextEdit="1"/>
                        </wps:cNvSpPr>
                        <wps:spPr bwMode="auto">
                          <a:xfrm>
                            <a:off x="1606" y="8412"/>
                            <a:ext cx="8693" cy="2006"/>
                          </a:xfrm>
                          <a:prstGeom prst="rect">
                            <a:avLst/>
                          </a:prstGeom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CFE43A" w14:textId="77777777" w:rsidR="004825A7" w:rsidRDefault="004825A7" w:rsidP="00C3446F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 Black" w:hAnsi="Arial Black"/>
                                  <w:color w:val="C0C0C0"/>
                                  <w:sz w:val="120"/>
                                  <w:szCs w:val="120"/>
                                </w:rPr>
                                <w:t>ORIGINAL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</wpg:wgp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383A4DF" id="Zeichenbereich 291" o:spid="_x0000_s1028" editas="canvas" style="position:absolute;margin-left:0;margin-top:0;width:453.6pt;height:528.65pt;z-index:-251660288;mso-position-horizontal:center;mso-position-horizontal-relative:page;mso-position-vertical:center;mso-position-vertical-relative:page" coordsize="57607,67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9" type="#_x0000_t75" style="position:absolute;width:57607;height:67138;visibility:visible;mso-wrap-style:square">
                <v:fill o:detectmouseclick="t"/>
                <v:path o:connecttype="none"/>
              </v:shape>
              <v:group id="RubiconCorrNoOriginal_53" o:spid="_x0000_s1030" style="position:absolute;left:1200;top:18378;width:55199;height:24332;rotation:-45" coordorigin="1606,6586" coordsize="8693,3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RubiconCorrNoOriginal_54" o:spid="_x0000_s1031" type="#_x0000_t202" alt="[Correspondence.Watermark.NoOriginal]" style="position:absolute;left:3761;top:6586;width:4383;height:2018;visibility:hidden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" filled="f" stroked="f">
                  <v:stroke joinstyle="round"/>
                  <o:lock v:ext="edit" shapetype="t"/>
                  <v:textbox style="mso-fit-shape-to-text:t">
                    <w:txbxContent>
                      <w:p w14:paraId="5469C475" w14:textId="77777777" w:rsidR="004825A7" w:rsidRDefault="004825A7" w:rsidP="00C3446F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 Black" w:hAnsi="Arial Black"/>
                            <w:color w:val="C0C0C0"/>
                            <w:sz w:val="120"/>
                            <w:szCs w:val="120"/>
                          </w:rPr>
                          <w:t>KEIN</w:t>
                        </w:r>
                      </w:p>
                    </w:txbxContent>
                  </v:textbox>
                </v:shape>
                <v:shape id="RubiconCorrNoOriginal_55" o:spid="_x0000_s1032" type="#_x0000_t202" alt="[Correspondence.Watermark.NoOriginal]" style="position:absolute;left:1606;top:8412;width:8693;height:2006;visibility:hidden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" filled="f" stroked="f">
                  <v:stroke joinstyle="round"/>
                  <o:lock v:ext="edit" aspectratio="t" shapetype="t"/>
                  <v:textbox style="mso-fit-shape-to-text:t">
                    <w:txbxContent>
                      <w:p w14:paraId="12CFE43A" w14:textId="77777777" w:rsidR="004825A7" w:rsidRDefault="004825A7" w:rsidP="00C3446F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 Black" w:hAnsi="Arial Black"/>
                            <w:color w:val="C0C0C0"/>
                            <w:sz w:val="120"/>
                            <w:szCs w:val="120"/>
                          </w:rPr>
                          <w:t>ORIGINAL</w:t>
                        </w:r>
                      </w:p>
                    </w:txbxContent>
                  </v:textbox>
                </v:shape>
              </v:group>
              <w10:wrap anchorx="page" anchory="page"/>
            </v:group>
          </w:pict>
        </mc:Fallback>
      </mc:AlternateContent>
    </w:r>
    <w:r w:rsidR="004825A7"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57216" behindDoc="1" locked="0" layoutInCell="0" allowOverlap="1" wp14:anchorId="20F26086" wp14:editId="0D6DC814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6077585" cy="1657350"/>
              <wp:effectExtent l="0" t="1905000" r="0" b="1495425"/>
              <wp:wrapNone/>
              <wp:docPr id="27" name="Textfeld 27" descr="[Correspondence.Watermark.Draft]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6077585" cy="165735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8F160B" w14:textId="77777777" w:rsidR="004825A7" w:rsidRDefault="004825A7" w:rsidP="00C3446F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Arial Black" w:hAnsi="Arial Black"/>
                              <w:color w:val="C0C0C0"/>
                              <w:sz w:val="120"/>
                              <w:szCs w:val="120"/>
                            </w:rPr>
                            <w:t>ENTWURF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F26086" id="Textfeld 27" o:spid="_x0000_s1033" type="#_x0000_t202" alt="[Correspondence.Watermark.Draft]" style="position:absolute;margin-left:0;margin-top:0;width:478.55pt;height:130.5pt;rotation:-45;z-index:-251659264;visibility:hidden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" o:allowincell="f" filled="f" stroked="f">
              <v:stroke joinstyle="round"/>
              <o:lock v:ext="edit" shapetype="t"/>
              <v:textbox style="mso-fit-shape-to-text:t">
                <w:txbxContent>
                  <w:p w14:paraId="7C8F160B" w14:textId="77777777" w:rsidR="004825A7" w:rsidRDefault="004825A7" w:rsidP="00C3446F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Arial Black" w:hAnsi="Arial Black"/>
                        <w:color w:val="C0C0C0"/>
                        <w:sz w:val="120"/>
                        <w:szCs w:val="120"/>
                      </w:rPr>
                      <w:t>ENTWURF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825A7"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58240" behindDoc="1" locked="0" layoutInCell="0" allowOverlap="1" wp14:anchorId="47A1611C" wp14:editId="151751B5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209540" cy="2232660"/>
              <wp:effectExtent l="0" t="1495425" r="0" b="948690"/>
              <wp:wrapNone/>
              <wp:docPr id="26" name="Textfeld 26" descr="[Correspondence.Watermark.Copy]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5209540" cy="223266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61CD1E" w14:textId="77777777" w:rsidR="004825A7" w:rsidRDefault="004825A7" w:rsidP="00C3446F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Arial Black" w:hAnsi="Arial Black"/>
                              <w:color w:val="C0C0C0"/>
                              <w:sz w:val="160"/>
                              <w:szCs w:val="160"/>
                            </w:rPr>
                            <w:t>KOPIE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A1611C" id="Textfeld 26" o:spid="_x0000_s1034" type="#_x0000_t202" alt="[Correspondence.Watermark.Copy]" style="position:absolute;margin-left:0;margin-top:0;width:410.2pt;height:175.8pt;rotation:-45;z-index:-251658240;visibility:hidden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" o:allowincell="f" filled="f" stroked="f">
              <v:stroke joinstyle="round"/>
              <o:lock v:ext="edit" shapetype="t"/>
              <v:textbox style="mso-fit-shape-to-text:t">
                <w:txbxContent>
                  <w:p w14:paraId="7561CD1E" w14:textId="77777777" w:rsidR="004825A7" w:rsidRDefault="004825A7" w:rsidP="00C3446F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Arial Black" w:hAnsi="Arial Black"/>
                        <w:color w:val="C0C0C0"/>
                        <w:sz w:val="160"/>
                        <w:szCs w:val="160"/>
                      </w:rPr>
                      <w:t>KOPIE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825A7"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59264" behindDoc="1" locked="0" layoutInCell="0" allowOverlap="1" wp14:anchorId="3AA63AC3" wp14:editId="1629128D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982335" cy="1631315"/>
              <wp:effectExtent l="0" t="1914525" r="0" b="1521460"/>
              <wp:wrapNone/>
              <wp:docPr id="25" name="Textfeld 25" descr="[Correspondence.Watermark.Archive]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5982335" cy="163131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B9CE06" w14:textId="77777777" w:rsidR="004825A7" w:rsidRDefault="004825A7" w:rsidP="00C3446F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Arial Black" w:hAnsi="Arial Black"/>
                              <w:color w:val="C0C0C0"/>
                              <w:sz w:val="120"/>
                              <w:szCs w:val="120"/>
                            </w:rPr>
                            <w:t>ARCHIV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A63AC3" id="Textfeld 25" o:spid="_x0000_s1035" type="#_x0000_t202" alt="[Correspondence.Watermark.Archive]" style="position:absolute;margin-left:0;margin-top:0;width:471.05pt;height:128.45pt;rotation:-45;z-index:-251657216;visibility:hidden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" o:allowincell="f" filled="f" stroked="f">
              <v:stroke joinstyle="round"/>
              <o:lock v:ext="edit" shapetype="t"/>
              <v:textbox style="mso-fit-shape-to-text:t">
                <w:txbxContent>
                  <w:p w14:paraId="57B9CE06" w14:textId="77777777" w:rsidR="004825A7" w:rsidRDefault="004825A7" w:rsidP="00C3446F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Arial Black" w:hAnsi="Arial Black"/>
                        <w:color w:val="C0C0C0"/>
                        <w:sz w:val="120"/>
                        <w:szCs w:val="120"/>
                      </w:rPr>
                      <w:t>ARCHIV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D89A9" w14:textId="31BD62E7" w:rsidR="004825A7" w:rsidRPr="0096288C" w:rsidRDefault="0072717E" w:rsidP="009F23B8">
    <w:r>
      <w:rPr>
        <w:noProof/>
      </w:rPr>
      <w:pict w14:anchorId="729DFB4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669252" o:spid="_x0000_s2051" type="#_x0000_t136" style="position:absolute;margin-left:0;margin-top:0;width:514.8pt;height:128.7pt;rotation:315;z-index:-2516295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ENTWURF"/>
          <w10:wrap anchorx="margin" anchory="margin"/>
        </v:shape>
      </w:pict>
    </w:r>
    <w:r w:rsidR="004825A7">
      <w:rPr>
        <w:noProof/>
        <w:lang w:eastAsia="de-CH"/>
      </w:rPr>
      <mc:AlternateContent>
        <mc:Choice Requires="wpc">
          <w:drawing>
            <wp:anchor distT="0" distB="0" distL="114300" distR="114300" simplePos="0" relativeHeight="251660288" behindDoc="1" locked="0" layoutInCell="1" allowOverlap="1" wp14:anchorId="40B9582E" wp14:editId="2178B5F4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760720" cy="6713855"/>
              <wp:effectExtent l="0" t="0" r="1905" b="1270"/>
              <wp:wrapNone/>
              <wp:docPr id="292" name="Zeichenbereich 29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/>
                    <wpg:wgp>
                      <wpg:cNvPr id="21" name="RubiconCorrNoOriginal_48"/>
                      <wpg:cNvGrpSpPr>
                        <a:grpSpLocks/>
                      </wpg:cNvGrpSpPr>
                      <wpg:grpSpPr bwMode="auto">
                        <a:xfrm rot="18900000">
                          <a:off x="120333" y="1838748"/>
                          <a:ext cx="5519255" cy="2324603"/>
                          <a:chOff x="1666" y="6612"/>
                          <a:chExt cx="8692" cy="3661"/>
                        </a:xfrm>
                      </wpg:grpSpPr>
                      <wps:wsp>
                        <wps:cNvPr id="22" name="RubiconCorrNoOriginal_49" descr="[Correspondence.Watermark.NoOriginal]" hidden="1"/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3825" y="6612"/>
                            <a:ext cx="4382" cy="1836"/>
                          </a:xfrm>
                          <a:prstGeom prst="rect">
                            <a:avLst/>
                          </a:prstGeom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5383A6" w14:textId="77777777" w:rsidR="004825A7" w:rsidRDefault="004825A7" w:rsidP="00C3446F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 Black" w:hAnsi="Arial Black"/>
                                  <w:color w:val="C0C0C0"/>
                                  <w:sz w:val="120"/>
                                  <w:szCs w:val="120"/>
                                </w:rPr>
                                <w:t>KEIN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  <wps:wsp>
                        <wps:cNvPr id="23" name="RubiconCorrNoOriginal_50" descr="[Correspondence.Watermark.NoOriginal]" hidden="1"/>
                        <wps:cNvSpPr txBox="1">
                          <a:spLocks noChangeAspect="1" noChangeArrowheads="1" noChangeShapeType="1" noTextEdit="1"/>
                        </wps:cNvSpPr>
                        <wps:spPr bwMode="auto">
                          <a:xfrm>
                            <a:off x="1666" y="8437"/>
                            <a:ext cx="8692" cy="1836"/>
                          </a:xfrm>
                          <a:prstGeom prst="rect">
                            <a:avLst/>
                          </a:prstGeom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364670" w14:textId="77777777" w:rsidR="004825A7" w:rsidRDefault="004825A7" w:rsidP="00C3446F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 Black" w:hAnsi="Arial Black"/>
                                  <w:color w:val="C0C0C0"/>
                                  <w:sz w:val="120"/>
                                  <w:szCs w:val="120"/>
                                </w:rPr>
                                <w:t>ORIGINAL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</wpg:wgp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0B9582E" id="Zeichenbereich 292" o:spid="_x0000_s1036" editas="canvas" style="position:absolute;margin-left:0;margin-top:0;width:453.6pt;height:528.65pt;z-index:-251656192;mso-position-horizontal:center;mso-position-horizontal-relative:page;mso-position-vertical:center;mso-position-vertical-relative:page" coordsize="57607,67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37" type="#_x0000_t75" style="position:absolute;width:57607;height:67138;visibility:visible;mso-wrap-style:square">
                <v:fill o:detectmouseclick="t"/>
                <v:path o:connecttype="none"/>
              </v:shape>
              <v:group id="RubiconCorrNoOriginal_48" o:spid="_x0000_s1038" style="position:absolute;left:1203;top:18387;width:55192;height:23246;rotation:-45" coordorigin="1666,6612" coordsize="8692,36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RubiconCorrNoOriginal_49" o:spid="_x0000_s1039" type="#_x0000_t202" alt="[Correspondence.Watermark.NoOriginal]" style="position:absolute;left:3825;top:6612;width:4382;height:1836;visibility:hidden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" filled="f" stroked="f">
                  <v:stroke joinstyle="round"/>
                  <o:lock v:ext="edit" shapetype="t"/>
                  <v:textbox style="mso-fit-shape-to-text:t">
                    <w:txbxContent>
                      <w:p w14:paraId="3D5383A6" w14:textId="77777777" w:rsidR="004825A7" w:rsidRDefault="004825A7" w:rsidP="00C3446F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 Black" w:hAnsi="Arial Black"/>
                            <w:color w:val="C0C0C0"/>
                            <w:sz w:val="120"/>
                            <w:szCs w:val="120"/>
                          </w:rPr>
                          <w:t>KEIN</w:t>
                        </w:r>
                      </w:p>
                    </w:txbxContent>
                  </v:textbox>
                </v:shape>
                <v:shape id="RubiconCorrNoOriginal_50" o:spid="_x0000_s1040" type="#_x0000_t202" alt="[Correspondence.Watermark.NoOriginal]" style="position:absolute;left:1666;top:8437;width:8692;height:1836;visibility:hidden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" filled="f" stroked="f">
                  <v:stroke joinstyle="round"/>
                  <o:lock v:ext="edit" aspectratio="t" shapetype="t"/>
                  <v:textbox style="mso-fit-shape-to-text:t">
                    <w:txbxContent>
                      <w:p w14:paraId="1A364670" w14:textId="77777777" w:rsidR="004825A7" w:rsidRDefault="004825A7" w:rsidP="00C3446F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 Black" w:hAnsi="Arial Black"/>
                            <w:color w:val="C0C0C0"/>
                            <w:sz w:val="120"/>
                            <w:szCs w:val="120"/>
                          </w:rPr>
                          <w:t>ORIGINAL</w:t>
                        </w:r>
                      </w:p>
                    </w:txbxContent>
                  </v:textbox>
                </v:shape>
              </v:group>
              <w10:wrap anchorx="page" anchory="page"/>
            </v:group>
          </w:pict>
        </mc:Fallback>
      </mc:AlternateContent>
    </w:r>
    <w:r w:rsidR="004825A7"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61312" behindDoc="1" locked="0" layoutInCell="0" allowOverlap="1" wp14:anchorId="2EE911EE" wp14:editId="3E61AB75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6077585" cy="1657350"/>
              <wp:effectExtent l="0" t="1905000" r="0" b="1495425"/>
              <wp:wrapNone/>
              <wp:docPr id="20" name="Textfeld 20" descr="[Correspondence.Watermark.Draft]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6077585" cy="165735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701CEB" w14:textId="77777777" w:rsidR="004825A7" w:rsidRDefault="004825A7" w:rsidP="00C3446F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Arial Black" w:hAnsi="Arial Black"/>
                              <w:color w:val="C0C0C0"/>
                              <w:sz w:val="120"/>
                              <w:szCs w:val="120"/>
                            </w:rPr>
                            <w:t>ENTWURF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EE911EE" id="Textfeld 20" o:spid="_x0000_s1041" type="#_x0000_t202" alt="[Correspondence.Watermark.Draft]" style="position:absolute;margin-left:0;margin-top:0;width:478.55pt;height:130.5pt;rotation:-45;z-index:-251655168;visibility:hidden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" o:allowincell="f" filled="f" stroked="f">
              <v:stroke joinstyle="round"/>
              <o:lock v:ext="edit" shapetype="t"/>
              <v:textbox style="mso-fit-shape-to-text:t">
                <w:txbxContent>
                  <w:p w14:paraId="38701CEB" w14:textId="77777777" w:rsidR="004825A7" w:rsidRDefault="004825A7" w:rsidP="00C3446F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Arial Black" w:hAnsi="Arial Black"/>
                        <w:color w:val="C0C0C0"/>
                        <w:sz w:val="120"/>
                        <w:szCs w:val="120"/>
                      </w:rPr>
                      <w:t>ENTWURF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825A7"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62336" behindDoc="1" locked="0" layoutInCell="0" allowOverlap="1" wp14:anchorId="43FB72BB" wp14:editId="206D57DD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209540" cy="2232660"/>
              <wp:effectExtent l="0" t="1495425" r="0" b="948690"/>
              <wp:wrapNone/>
              <wp:docPr id="19" name="Textfeld 19" descr="[Correspondence.Watermark.Copy]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5209540" cy="223266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3F03C0" w14:textId="77777777" w:rsidR="004825A7" w:rsidRDefault="004825A7" w:rsidP="00C3446F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Arial Black" w:hAnsi="Arial Black"/>
                              <w:color w:val="C0C0C0"/>
                              <w:sz w:val="160"/>
                              <w:szCs w:val="160"/>
                            </w:rPr>
                            <w:t>KOPIE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3FB72BB" id="Textfeld 19" o:spid="_x0000_s1042" type="#_x0000_t202" alt="[Correspondence.Watermark.Copy]" style="position:absolute;margin-left:0;margin-top:0;width:410.2pt;height:175.8pt;rotation:-45;z-index:-251654144;visibility:hidden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" o:allowincell="f" filled="f" stroked="f">
              <v:stroke joinstyle="round"/>
              <o:lock v:ext="edit" shapetype="t"/>
              <v:textbox style="mso-fit-shape-to-text:t">
                <w:txbxContent>
                  <w:p w14:paraId="153F03C0" w14:textId="77777777" w:rsidR="004825A7" w:rsidRDefault="004825A7" w:rsidP="00C3446F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Arial Black" w:hAnsi="Arial Black"/>
                        <w:color w:val="C0C0C0"/>
                        <w:sz w:val="160"/>
                        <w:szCs w:val="160"/>
                      </w:rPr>
                      <w:t>KOPIE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825A7"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63360" behindDoc="1" locked="0" layoutInCell="0" allowOverlap="1" wp14:anchorId="1DD06A4A" wp14:editId="5F8A6AC7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982335" cy="1631315"/>
              <wp:effectExtent l="0" t="1914525" r="0" b="1521460"/>
              <wp:wrapNone/>
              <wp:docPr id="18" name="Textfeld 18" descr="[Correspondence.Watermark.Archive]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5982335" cy="163131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9E5249" w14:textId="77777777" w:rsidR="004825A7" w:rsidRDefault="004825A7" w:rsidP="00C3446F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Arial Black" w:hAnsi="Arial Black"/>
                              <w:color w:val="C0C0C0"/>
                              <w:sz w:val="120"/>
                              <w:szCs w:val="120"/>
                            </w:rPr>
                            <w:t>ARCHIV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D06A4A" id="Textfeld 18" o:spid="_x0000_s1043" type="#_x0000_t202" alt="[Correspondence.Watermark.Archive]" style="position:absolute;margin-left:0;margin-top:0;width:471.05pt;height:128.45pt;rotation:-45;z-index:-251653120;visibility:hidden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" o:allowincell="f" filled="f" stroked="f">
              <v:stroke joinstyle="round"/>
              <o:lock v:ext="edit" shapetype="t"/>
              <v:textbox style="mso-fit-shape-to-text:t">
                <w:txbxContent>
                  <w:p w14:paraId="149E5249" w14:textId="77777777" w:rsidR="004825A7" w:rsidRDefault="004825A7" w:rsidP="00C3446F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Arial Black" w:hAnsi="Arial Black"/>
                        <w:color w:val="C0C0C0"/>
                        <w:sz w:val="120"/>
                        <w:szCs w:val="120"/>
                      </w:rPr>
                      <w:t>ARCHIV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825A7" w:rsidRPr="003F6724">
      <w:rPr>
        <w:noProof/>
        <w:lang w:eastAsia="de-CH"/>
      </w:rPr>
      <w:drawing>
        <wp:anchor distT="0" distB="0" distL="114300" distR="114300" simplePos="0" relativeHeight="251654144" behindDoc="0" locked="1" layoutInCell="1" allowOverlap="1" wp14:anchorId="5C2F4296" wp14:editId="1C1A5CB8">
          <wp:simplePos x="0" y="0"/>
          <wp:positionH relativeFrom="page">
            <wp:posOffset>720090</wp:posOffset>
          </wp:positionH>
          <wp:positionV relativeFrom="page">
            <wp:posOffset>410210</wp:posOffset>
          </wp:positionV>
          <wp:extent cx="270000" cy="298800"/>
          <wp:effectExtent l="0" t="0" r="0" b="6350"/>
          <wp:wrapNone/>
          <wp:docPr id="293" name="Grafik 293" descr="Schweizerwappen&#10;[Correspondence.PrePrinted]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appen_sw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000" cy="29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27199" w14:textId="1C328D0E" w:rsidR="004825A7" w:rsidRPr="00E76A13" w:rsidRDefault="0072717E" w:rsidP="005125BE">
    <w:r>
      <w:rPr>
        <w:noProof/>
      </w:rPr>
      <w:pict w14:anchorId="1B0EA73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669250" o:spid="_x0000_s2049" type="#_x0000_t136" style="position:absolute;margin-left:0;margin-top:0;width:514.8pt;height:128.7pt;rotation:315;z-index:-251633664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ENTWURF"/>
          <w10:wrap anchorx="margin" anchory="margin"/>
        </v:shape>
      </w:pict>
    </w:r>
    <w:r w:rsidR="004825A7">
      <w:rPr>
        <w:noProof/>
        <w:lang w:eastAsia="de-CH"/>
      </w:rPr>
      <mc:AlternateContent>
        <mc:Choice Requires="wpc">
          <w:drawing>
            <wp:anchor distT="0" distB="0" distL="114300" distR="114300" simplePos="0" relativeHeight="251664384" behindDoc="1" locked="0" layoutInCell="1" allowOverlap="1" wp14:anchorId="752E5230" wp14:editId="42E5ED70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760720" cy="6713855"/>
              <wp:effectExtent l="0" t="0" r="1905" b="1270"/>
              <wp:wrapNone/>
              <wp:docPr id="294" name="Zeichenbereich 29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/>
                    <wpg:wgp>
                      <wpg:cNvPr id="14" name="RubiconCorrNoOriginal_58"/>
                      <wpg:cNvGrpSpPr>
                        <a:grpSpLocks/>
                      </wpg:cNvGrpSpPr>
                      <wpg:grpSpPr bwMode="auto">
                        <a:xfrm rot="18900000">
                          <a:off x="120333" y="1838748"/>
                          <a:ext cx="5519255" cy="2324603"/>
                          <a:chOff x="1666" y="6612"/>
                          <a:chExt cx="8692" cy="3661"/>
                        </a:xfrm>
                      </wpg:grpSpPr>
                      <wps:wsp>
                        <wps:cNvPr id="2" name="RubiconCorrNoOriginal_59" descr="[Correspondence.Watermark.NoOriginal]" hidden="1"/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3825" y="6612"/>
                            <a:ext cx="4382" cy="1836"/>
                          </a:xfrm>
                          <a:prstGeom prst="rect">
                            <a:avLst/>
                          </a:prstGeom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0EAC37" w14:textId="77777777" w:rsidR="004825A7" w:rsidRDefault="004825A7" w:rsidP="00C3446F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 Black" w:hAnsi="Arial Black"/>
                                  <w:color w:val="C0C0C0"/>
                                  <w:sz w:val="120"/>
                                  <w:szCs w:val="120"/>
                                </w:rPr>
                                <w:t>KEIN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  <wps:wsp>
                        <wps:cNvPr id="16" name="RubiconCorrNoOriginal_60" descr="[Correspondence.Watermark.NoOriginal]" hidden="1"/>
                        <wps:cNvSpPr txBox="1">
                          <a:spLocks noChangeAspect="1" noChangeArrowheads="1" noChangeShapeType="1" noTextEdit="1"/>
                        </wps:cNvSpPr>
                        <wps:spPr bwMode="auto">
                          <a:xfrm>
                            <a:off x="1666" y="8437"/>
                            <a:ext cx="8692" cy="1836"/>
                          </a:xfrm>
                          <a:prstGeom prst="rect">
                            <a:avLst/>
                          </a:prstGeom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4773DC" w14:textId="77777777" w:rsidR="004825A7" w:rsidRDefault="004825A7" w:rsidP="00C3446F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 Black" w:hAnsi="Arial Black"/>
                                  <w:color w:val="C0C0C0"/>
                                  <w:sz w:val="120"/>
                                  <w:szCs w:val="120"/>
                                </w:rPr>
                                <w:t>ORIGINAL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</wpg:wgp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52E5230" id="Zeichenbereich 294" o:spid="_x0000_s1044" editas="canvas" style="position:absolute;margin-left:0;margin-top:0;width:453.6pt;height:528.65pt;z-index:-251652096;mso-position-horizontal:center;mso-position-horizontal-relative:page;mso-position-vertical:center;mso-position-vertical-relative:page" coordsize="57607,67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45" type="#_x0000_t75" style="position:absolute;width:57607;height:67138;visibility:visible;mso-wrap-style:square">
                <v:fill o:detectmouseclick="t"/>
                <v:path o:connecttype="none"/>
              </v:shape>
              <v:group id="RubiconCorrNoOriginal_58" o:spid="_x0000_s1046" style="position:absolute;left:1203;top:18387;width:55192;height:23246;rotation:-45" coordorigin="1666,6612" coordsize="8692,36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RubiconCorrNoOriginal_59" o:spid="_x0000_s1047" type="#_x0000_t202" alt="[Correspondence.Watermark.NoOriginal]" style="position:absolute;left:3825;top:6612;width:4382;height:1836;visibility:hidden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" filled="f" stroked="f">
                  <v:stroke joinstyle="round"/>
                  <o:lock v:ext="edit" shapetype="t"/>
                  <v:textbox style="mso-fit-shape-to-text:t">
                    <w:txbxContent>
                      <w:p w14:paraId="680EAC37" w14:textId="77777777" w:rsidR="004825A7" w:rsidRDefault="004825A7" w:rsidP="00C3446F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 Black" w:hAnsi="Arial Black"/>
                            <w:color w:val="C0C0C0"/>
                            <w:sz w:val="120"/>
                            <w:szCs w:val="120"/>
                          </w:rPr>
                          <w:t>KEIN</w:t>
                        </w:r>
                      </w:p>
                    </w:txbxContent>
                  </v:textbox>
                </v:shape>
                <v:shape id="RubiconCorrNoOriginal_60" o:spid="_x0000_s1048" type="#_x0000_t202" alt="[Correspondence.Watermark.NoOriginal]" style="position:absolute;left:1666;top:8437;width:8692;height:1836;visibility:hidden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" filled="f" stroked="f">
                  <v:stroke joinstyle="round"/>
                  <o:lock v:ext="edit" aspectratio="t" shapetype="t"/>
                  <v:textbox style="mso-fit-shape-to-text:t">
                    <w:txbxContent>
                      <w:p w14:paraId="724773DC" w14:textId="77777777" w:rsidR="004825A7" w:rsidRDefault="004825A7" w:rsidP="00C3446F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 Black" w:hAnsi="Arial Black"/>
                            <w:color w:val="C0C0C0"/>
                            <w:sz w:val="120"/>
                            <w:szCs w:val="120"/>
                          </w:rPr>
                          <w:t>ORIGINAL</w:t>
                        </w:r>
                      </w:p>
                    </w:txbxContent>
                  </v:textbox>
                </v:shape>
              </v:group>
              <w10:wrap anchorx="page" anchory="page"/>
            </v:group>
          </w:pict>
        </mc:Fallback>
      </mc:AlternateContent>
    </w:r>
    <w:r w:rsidR="004825A7"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65408" behindDoc="1" locked="0" layoutInCell="0" allowOverlap="1" wp14:anchorId="52B513CF" wp14:editId="07C5BC14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6077585" cy="1657350"/>
              <wp:effectExtent l="0" t="1905000" r="0" b="1495425"/>
              <wp:wrapNone/>
              <wp:docPr id="13" name="Textfeld 13" descr="[Correspondence.Watermark.Draft]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6077585" cy="165735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89AC7A" w14:textId="77777777" w:rsidR="004825A7" w:rsidRDefault="004825A7" w:rsidP="00C3446F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Arial Black" w:hAnsi="Arial Black"/>
                              <w:color w:val="C0C0C0"/>
                              <w:sz w:val="120"/>
                              <w:szCs w:val="120"/>
                            </w:rPr>
                            <w:t>ENTWURF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B513CF" id="Textfeld 13" o:spid="_x0000_s1049" type="#_x0000_t202" alt="[Correspondence.Watermark.Draft]" style="position:absolute;margin-left:0;margin-top:0;width:478.55pt;height:130.5pt;rotation:-45;z-index:-251651072;visibility:hidden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" o:allowincell="f" filled="f" stroked="f">
              <v:stroke joinstyle="round"/>
              <o:lock v:ext="edit" shapetype="t"/>
              <v:textbox style="mso-fit-shape-to-text:t">
                <w:txbxContent>
                  <w:p w14:paraId="1389AC7A" w14:textId="77777777" w:rsidR="004825A7" w:rsidRDefault="004825A7" w:rsidP="00C3446F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Arial Black" w:hAnsi="Arial Black"/>
                        <w:color w:val="C0C0C0"/>
                        <w:sz w:val="120"/>
                        <w:szCs w:val="120"/>
                      </w:rPr>
                      <w:t>ENTWURF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825A7"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66432" behindDoc="1" locked="0" layoutInCell="0" allowOverlap="1" wp14:anchorId="47CCF081" wp14:editId="1C336945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209540" cy="2232660"/>
              <wp:effectExtent l="0" t="1495425" r="0" b="948690"/>
              <wp:wrapNone/>
              <wp:docPr id="10" name="Textfeld 10" descr="[Correspondence.Watermark.Copy]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5209540" cy="223266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B9A826" w14:textId="77777777" w:rsidR="004825A7" w:rsidRDefault="004825A7" w:rsidP="00C3446F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Arial Black" w:hAnsi="Arial Black"/>
                              <w:color w:val="C0C0C0"/>
                              <w:sz w:val="160"/>
                              <w:szCs w:val="160"/>
                            </w:rPr>
                            <w:t>KOPIE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CCF081" id="Textfeld 10" o:spid="_x0000_s1050" type="#_x0000_t202" alt="[Correspondence.Watermark.Copy]" style="position:absolute;margin-left:0;margin-top:0;width:410.2pt;height:175.8pt;rotation:-45;z-index:-251650048;visibility:hidden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" o:allowincell="f" filled="f" stroked="f">
              <v:stroke joinstyle="round"/>
              <o:lock v:ext="edit" shapetype="t"/>
              <v:textbox style="mso-fit-shape-to-text:t">
                <w:txbxContent>
                  <w:p w14:paraId="5FB9A826" w14:textId="77777777" w:rsidR="004825A7" w:rsidRDefault="004825A7" w:rsidP="00C3446F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Arial Black" w:hAnsi="Arial Black"/>
                        <w:color w:val="C0C0C0"/>
                        <w:sz w:val="160"/>
                        <w:szCs w:val="160"/>
                      </w:rPr>
                      <w:t>KOPIE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825A7"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67456" behindDoc="1" locked="0" layoutInCell="0" allowOverlap="1" wp14:anchorId="7B5A3ED3" wp14:editId="50291EC9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982335" cy="1631315"/>
              <wp:effectExtent l="0" t="1914525" r="0" b="1521460"/>
              <wp:wrapNone/>
              <wp:docPr id="9" name="Textfeld 9" descr="[Correspondence.Watermark.Archive]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5982335" cy="163131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67C612" w14:textId="77777777" w:rsidR="004825A7" w:rsidRDefault="004825A7" w:rsidP="00C3446F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Arial Black" w:hAnsi="Arial Black"/>
                              <w:color w:val="C0C0C0"/>
                              <w:sz w:val="120"/>
                              <w:szCs w:val="120"/>
                            </w:rPr>
                            <w:t>ARCHIV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5A3ED3" id="Textfeld 9" o:spid="_x0000_s1051" type="#_x0000_t202" alt="[Correspondence.Watermark.Archive]" style="position:absolute;margin-left:0;margin-top:0;width:471.05pt;height:128.45pt;rotation:-45;z-index:-251649024;visibility:hidden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" o:allowincell="f" filled="f" stroked="f">
              <v:stroke joinstyle="round"/>
              <o:lock v:ext="edit" shapetype="t"/>
              <v:textbox style="mso-fit-shape-to-text:t">
                <w:txbxContent>
                  <w:p w14:paraId="4467C612" w14:textId="77777777" w:rsidR="004825A7" w:rsidRDefault="004825A7" w:rsidP="00C3446F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Arial Black" w:hAnsi="Arial Black"/>
                        <w:color w:val="C0C0C0"/>
                        <w:sz w:val="120"/>
                        <w:szCs w:val="120"/>
                      </w:rPr>
                      <w:t>ARCHIV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825A7">
      <w:rPr>
        <w:noProof/>
        <w:lang w:eastAsia="de-CH"/>
      </w:rPr>
      <mc:AlternateContent>
        <mc:Choice Requires="wps">
          <w:drawing>
            <wp:anchor distT="45720" distB="45720" distL="114300" distR="114300" simplePos="0" relativeHeight="251649024" behindDoc="0" locked="1" layoutInCell="1" allowOverlap="1" wp14:anchorId="548EE1DB" wp14:editId="087B6A6D">
              <wp:simplePos x="0" y="0"/>
              <wp:positionH relativeFrom="leftMargin">
                <wp:posOffset>3776345</wp:posOffset>
              </wp:positionH>
              <wp:positionV relativeFrom="page">
                <wp:posOffset>408305</wp:posOffset>
              </wp:positionV>
              <wp:extent cx="3239770" cy="1184275"/>
              <wp:effectExtent l="0" t="0" r="0" b="0"/>
              <wp:wrapNone/>
              <wp:docPr id="217" name="Textfeld 217" descr="[Correspondence.PrePrinted]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39770" cy="11842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B9495D" w14:textId="77777777" w:rsidR="004825A7" w:rsidRPr="002130BF" w:rsidRDefault="004825A7" w:rsidP="00D34DE5">
                          <w:r w:rsidRPr="002130BF">
                            <w:t>Eidgenössisches Departement für Verteidigung,</w:t>
                          </w:r>
                          <w:r w:rsidRPr="002130BF">
                            <w:br/>
                            <w:t>Bevölkerungsschutz und Sport VBS</w:t>
                          </w:r>
                        </w:p>
                        <w:p w14:paraId="07404018" w14:textId="77777777" w:rsidR="004825A7" w:rsidRPr="00B0469B" w:rsidRDefault="004825A7" w:rsidP="00D34DE5">
                          <w:pPr>
                            <w:rPr>
                              <w:b/>
                            </w:rPr>
                          </w:pPr>
                          <w:fldSimple w:instr=" DOCVARIABLE  &quot;VLM:Dokument.Absender.Kopf.Verwaltungseinheit.Amt.Lang&quot;  \* MERGEFORMAT " w:fldLock="1">
                            <w:r>
                              <w:rPr>
                                <w:b/>
                              </w:rPr>
                              <w:t>Bundesamt für Landestopografie</w:t>
                            </w:r>
                          </w:fldSimple>
                          <w:r w:rsidRPr="00B0469B">
                            <w:rPr>
                              <w:b/>
                            </w:rPr>
                            <w:t xml:space="preserve"> </w:t>
                          </w:r>
                          <w:fldSimple w:instr=" DOCVARIABLE  &quot;VLM:Dokument.Absender.Kopf.Verwaltungseinheit.Amt.Kurz&quot;  \* MERGEFORMAT " w:fldLock="1">
                            <w:r>
                              <w:rPr>
                                <w:b/>
                              </w:rPr>
                              <w:t>swisstopo</w:t>
                            </w:r>
                          </w:fldSimple>
                        </w:p>
                        <w:p w14:paraId="46E77AE3" w14:textId="77777777" w:rsidR="004825A7" w:rsidRPr="002130BF" w:rsidRDefault="004825A7" w:rsidP="00D34DE5"/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48EE1DB" id="Textfeld 217" o:spid="_x0000_s1052" type="#_x0000_t202" alt="[Correspondence.PrePrinted]" style="position:absolute;margin-left:297.35pt;margin-top:32.15pt;width:255.1pt;height:93.25pt;z-index:25164902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" filled="f" stroked="f">
              <v:textbox inset="0,0,0,0">
                <w:txbxContent>
                  <w:p w14:paraId="48B9495D" w14:textId="77777777" w:rsidR="004825A7" w:rsidRPr="002130BF" w:rsidRDefault="004825A7" w:rsidP="00D34DE5">
                    <w:r w:rsidRPr="002130BF">
                      <w:t>Eidgenössisches Departement für Verteidigung,</w:t>
                    </w:r>
                    <w:r w:rsidRPr="002130BF">
                      <w:br/>
                      <w:t>Bevölkerungsschutz und Sport VBS</w:t>
                    </w:r>
                  </w:p>
                  <w:p w14:paraId="07404018" w14:textId="77777777" w:rsidR="004825A7" w:rsidRPr="00B0469B" w:rsidRDefault="004825A7" w:rsidP="00D34DE5">
                    <w:pPr>
                      <w:rPr>
                        <w:b/>
                      </w:rPr>
                    </w:pPr>
                    <w:fldSimple w:instr=" DOCVARIABLE  &quot;VLM:Dokument.Absender.Kopf.Verwaltungseinheit.Amt.Lang&quot;  \* MERGEFORMAT " w:fldLock="1">
                      <w:r>
                        <w:rPr>
                          <w:b/>
                        </w:rPr>
                        <w:t>Bundesamt für Landestopografie</w:t>
                      </w:r>
                    </w:fldSimple>
                    <w:r w:rsidRPr="00B0469B">
                      <w:rPr>
                        <w:b/>
                      </w:rPr>
                      <w:t xml:space="preserve"> </w:t>
                    </w:r>
                    <w:fldSimple w:instr=" DOCVARIABLE  &quot;VLM:Dokument.Absender.Kopf.Verwaltungseinheit.Amt.Kurz&quot;  \* MERGEFORMAT " w:fldLock="1">
                      <w:r>
                        <w:rPr>
                          <w:b/>
                        </w:rPr>
                        <w:t>swisstopo</w:t>
                      </w:r>
                    </w:fldSimple>
                  </w:p>
                  <w:p w14:paraId="46E77AE3" w14:textId="77777777" w:rsidR="004825A7" w:rsidRPr="002130BF" w:rsidRDefault="004825A7" w:rsidP="00D34DE5"/>
                </w:txbxContent>
              </v:textbox>
              <w10:wrap anchorx="margin" anchory="page"/>
              <w10:anchorlock/>
            </v:shape>
          </w:pict>
        </mc:Fallback>
      </mc:AlternateContent>
    </w:r>
    <w:r w:rsidR="004825A7" w:rsidRPr="00D66D13"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50048" behindDoc="0" locked="1" layoutInCell="1" allowOverlap="1" wp14:anchorId="01AE7F3D" wp14:editId="1E53FE03">
              <wp:simplePos x="0" y="0"/>
              <wp:positionH relativeFrom="rightMargin">
                <wp:posOffset>100330</wp:posOffset>
              </wp:positionH>
              <wp:positionV relativeFrom="page">
                <wp:posOffset>0</wp:posOffset>
              </wp:positionV>
              <wp:extent cx="0" cy="1591200"/>
              <wp:effectExtent l="19050" t="0" r="19050" b="9525"/>
              <wp:wrapTopAndBottom/>
              <wp:docPr id="3" name="Textfeld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0" cy="15912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5E6FD64" w14:textId="77777777" w:rsidR="004825A7" w:rsidRPr="00E358DE" w:rsidRDefault="004825A7" w:rsidP="00D34DE5">
                          <w:pPr>
                            <w:spacing w:after="0" w:line="14" w:lineRule="exact"/>
                            <w:ind w:left="-57"/>
                            <w:rPr>
                              <w:sz w:val="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1AE7F3D" id="Textfeld 3" o:spid="_x0000_s1053" type="#_x0000_t202" style="position:absolute;margin-left:7.9pt;margin-top:0;width:0;height:125.3pt;z-index:25165004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" filled="f" stroked="f" strokeweight=".5pt">
              <v:textbox inset="0,0,0,0">
                <w:txbxContent>
                  <w:p w14:paraId="05E6FD64" w14:textId="77777777" w:rsidR="004825A7" w:rsidRPr="00E358DE" w:rsidRDefault="004825A7" w:rsidP="00D34DE5">
                    <w:pPr>
                      <w:spacing w:after="0" w:line="14" w:lineRule="exact"/>
                      <w:ind w:left="-57"/>
                      <w:rPr>
                        <w:sz w:val="2"/>
                      </w:rPr>
                    </w:pPr>
                  </w:p>
                </w:txbxContent>
              </v:textbox>
              <w10:wrap type="topAndBottom" anchorx="margin" anchory="page"/>
              <w10:anchorlock/>
            </v:shape>
          </w:pict>
        </mc:Fallback>
      </mc:AlternateContent>
    </w:r>
    <w:r w:rsidR="004825A7" w:rsidRPr="00C2445D">
      <w:rPr>
        <w:noProof/>
        <w:lang w:eastAsia="de-CH"/>
      </w:rPr>
      <w:drawing>
        <wp:anchor distT="0" distB="0" distL="114300" distR="114300" simplePos="0" relativeHeight="251651072" behindDoc="1" locked="1" layoutInCell="1" allowOverlap="1" wp14:anchorId="17446B12" wp14:editId="36CC61F0">
          <wp:simplePos x="0" y="0"/>
          <wp:positionH relativeFrom="page">
            <wp:posOffset>720090</wp:posOffset>
          </wp:positionH>
          <wp:positionV relativeFrom="page">
            <wp:posOffset>431800</wp:posOffset>
          </wp:positionV>
          <wp:extent cx="1980000" cy="489600"/>
          <wp:effectExtent l="0" t="0" r="1270" b="5715"/>
          <wp:wrapNone/>
          <wp:docPr id="295" name="Grafik 295" descr="Logo Schweizerische Eidgenossenschaft&#10;[Correspondence.PrePrinted]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sw_pos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80000" cy="48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95F81" w14:textId="29250D2E" w:rsidR="004825A7" w:rsidRDefault="0072717E">
    <w:pPr>
      <w:pStyle w:val="En-tte"/>
    </w:pPr>
    <w:r>
      <w:rPr>
        <w:noProof/>
      </w:rPr>
      <w:pict w14:anchorId="2ECDD30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669254" o:spid="_x0000_s2053" type="#_x0000_t136" style="position:absolute;margin-left:0;margin-top:0;width:514.8pt;height:128.7pt;rotation:315;z-index:-251625472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ENTWUR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E6C86" w14:textId="63400F29" w:rsidR="004825A7" w:rsidRDefault="0072717E">
    <w:pPr>
      <w:pStyle w:val="En-tte"/>
    </w:pPr>
    <w:r>
      <w:rPr>
        <w:noProof/>
      </w:rPr>
      <w:pict w14:anchorId="438BBF8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669255" o:spid="_x0000_s2054" type="#_x0000_t136" style="position:absolute;margin-left:0;margin-top:0;width:514.8pt;height:128.7pt;rotation:315;z-index:-251623424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ENTWURF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72128" w14:textId="20C1BF92" w:rsidR="004825A7" w:rsidRPr="00E76A13" w:rsidRDefault="0072717E" w:rsidP="005125BE">
    <w:r>
      <w:rPr>
        <w:noProof/>
      </w:rPr>
      <w:pict w14:anchorId="07E96B3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669253" o:spid="_x0000_s2052" type="#_x0000_t136" style="position:absolute;margin-left:0;margin-top:0;width:514.8pt;height:128.7pt;rotation:315;z-index:-2516275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ENTWURF"/>
          <w10:wrap anchorx="margin" anchory="margin"/>
        </v:shape>
      </w:pict>
    </w:r>
    <w:r w:rsidR="004825A7"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320FC297" wp14:editId="21A8DD95">
              <wp:simplePos x="0" y="0"/>
              <wp:positionH relativeFrom="column">
                <wp:posOffset>1757238</wp:posOffset>
              </wp:positionH>
              <wp:positionV relativeFrom="paragraph">
                <wp:posOffset>4043542</wp:posOffset>
              </wp:positionV>
              <wp:extent cx="1828800" cy="1271472"/>
              <wp:effectExtent l="974090" t="0" r="955040" b="0"/>
              <wp:wrapNone/>
              <wp:docPr id="202" name="Textfeld 2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604520">
                        <a:off x="0" y="0"/>
                        <a:ext cx="1828800" cy="127147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3C00C2" w14:textId="77777777" w:rsidR="004825A7" w:rsidRPr="005366C5" w:rsidRDefault="004825A7" w:rsidP="005366C5">
                          <w:pPr>
                            <w:tabs>
                              <w:tab w:val="center" w:pos="4536"/>
                              <w:tab w:val="right" w:pos="9072"/>
                            </w:tabs>
                            <w:spacing w:after="0" w:line="240" w:lineRule="auto"/>
                            <w:jc w:val="center"/>
                            <w:rPr>
                              <w:noProof/>
                              <w:color w:val="000000" w:themeColor="text1"/>
                              <w:sz w:val="180"/>
                              <w:szCs w:val="18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5366C5">
                            <w:rPr>
                              <w:noProof/>
                              <w:color w:val="000000" w:themeColor="text1"/>
                              <w:sz w:val="180"/>
                              <w:szCs w:val="18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Entwurf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0FC297" id="_x0000_t202" coordsize="21600,21600" o:spt="202" path="m,l,21600r21600,l21600,xe">
              <v:stroke joinstyle="miter"/>
              <v:path gradientshapeok="t" o:connecttype="rect"/>
            </v:shapetype>
            <v:shape id="Textfeld 202" o:spid="_x0000_s1056" type="#_x0000_t202" style="position:absolute;margin-left:138.35pt;margin-top:318.4pt;width:2in;height:100.1pt;rotation:-3271863fd;z-index:25168076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" filled="f" stroked="f">
              <v:textbox>
                <w:txbxContent>
                  <w:p w14:paraId="353C00C2" w14:textId="77777777" w:rsidR="004825A7" w:rsidRPr="005366C5" w:rsidRDefault="004825A7" w:rsidP="005366C5">
                    <w:pPr>
                      <w:tabs>
                        <w:tab w:val="center" w:pos="4536"/>
                        <w:tab w:val="right" w:pos="9072"/>
                      </w:tabs>
                      <w:spacing w:after="0" w:line="240" w:lineRule="auto"/>
                      <w:jc w:val="center"/>
                      <w:rPr>
                        <w:noProof/>
                        <w:color w:val="000000" w:themeColor="text1"/>
                        <w:sz w:val="180"/>
                        <w:szCs w:val="18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5366C5">
                      <w:rPr>
                        <w:noProof/>
                        <w:color w:val="000000" w:themeColor="text1"/>
                        <w:sz w:val="180"/>
                        <w:szCs w:val="18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Entwurf</w:t>
                    </w:r>
                  </w:p>
                </w:txbxContent>
              </v:textbox>
            </v:shape>
          </w:pict>
        </mc:Fallback>
      </mc:AlternateContent>
    </w:r>
    <w:r w:rsidR="004825A7">
      <w:rPr>
        <w:noProof/>
        <w:lang w:eastAsia="de-CH"/>
      </w:rPr>
      <mc:AlternateContent>
        <mc:Choice Requires="wpc">
          <w:drawing>
            <wp:anchor distT="0" distB="0" distL="114300" distR="114300" simplePos="0" relativeHeight="251676672" behindDoc="1" locked="0" layoutInCell="1" allowOverlap="1" wp14:anchorId="66495A3B" wp14:editId="27177B5D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760720" cy="6713855"/>
              <wp:effectExtent l="0" t="0" r="1905" b="1270"/>
              <wp:wrapNone/>
              <wp:docPr id="289" name="Zeichenbereich 28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/>
                    <wpg:wgp>
                      <wpg:cNvPr id="203" name="RubiconCorrNoOriginal_58"/>
                      <wpg:cNvGrpSpPr>
                        <a:grpSpLocks/>
                      </wpg:cNvGrpSpPr>
                      <wpg:grpSpPr bwMode="auto">
                        <a:xfrm rot="18900000">
                          <a:off x="120333" y="1838748"/>
                          <a:ext cx="5519255" cy="2324603"/>
                          <a:chOff x="1666" y="6612"/>
                          <a:chExt cx="8692" cy="3661"/>
                        </a:xfrm>
                      </wpg:grpSpPr>
                      <wps:wsp>
                        <wps:cNvPr id="204" name="RubiconCorrNoOriginal_59" descr="[Correspondence.Watermark.NoOriginal]" hidden="1"/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3825" y="6612"/>
                            <a:ext cx="4382" cy="1836"/>
                          </a:xfrm>
                          <a:prstGeom prst="rect">
                            <a:avLst/>
                          </a:prstGeom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6F3CFF" w14:textId="77777777" w:rsidR="004825A7" w:rsidRDefault="004825A7" w:rsidP="00C3446F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 Black" w:hAnsi="Arial Black"/>
                                  <w:color w:val="C0C0C0"/>
                                  <w:sz w:val="120"/>
                                  <w:szCs w:val="120"/>
                                </w:rPr>
                                <w:t>KEIN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  <wps:wsp>
                        <wps:cNvPr id="205" name="RubiconCorrNoOriginal_60" descr="[Correspondence.Watermark.NoOriginal]" hidden="1"/>
                        <wps:cNvSpPr txBox="1">
                          <a:spLocks noChangeAspect="1" noChangeArrowheads="1" noChangeShapeType="1" noTextEdit="1"/>
                        </wps:cNvSpPr>
                        <wps:spPr bwMode="auto">
                          <a:xfrm>
                            <a:off x="1666" y="8437"/>
                            <a:ext cx="8692" cy="1836"/>
                          </a:xfrm>
                          <a:prstGeom prst="rect">
                            <a:avLst/>
                          </a:prstGeom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F04E88" w14:textId="77777777" w:rsidR="004825A7" w:rsidRDefault="004825A7" w:rsidP="00C3446F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 Black" w:hAnsi="Arial Black"/>
                                  <w:color w:val="C0C0C0"/>
                                  <w:sz w:val="120"/>
                                  <w:szCs w:val="120"/>
                                </w:rPr>
                                <w:t>ORIGINAL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</wpg:wgp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6495A3B" id="Zeichenbereich 289" o:spid="_x0000_s1057" editas="canvas" style="position:absolute;margin-left:0;margin-top:0;width:453.6pt;height:528.65pt;z-index:-251639808;mso-position-horizontal:center;mso-position-horizontal-relative:page;mso-position-vertical:center;mso-position-vertical-relative:page" coordsize="57607,67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58" type="#_x0000_t75" style="position:absolute;width:57607;height:67138;visibility:visible;mso-wrap-style:square">
                <v:fill o:detectmouseclick="t"/>
                <v:path o:connecttype="none"/>
              </v:shape>
              <v:group id="RubiconCorrNoOriginal_58" o:spid="_x0000_s1059" style="position:absolute;left:1203;top:18387;width:55192;height:23246;rotation:-45" coordorigin="1666,6612" coordsize="8692,36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">
                <v:shape id="RubiconCorrNoOriginal_59" o:spid="_x0000_s1060" type="#_x0000_t202" alt="[Correspondence.Watermark.NoOriginal]" style="position:absolute;left:3825;top:6612;width:4382;height:1836;visibility:hidden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" filled="f" stroked="f">
                  <v:stroke joinstyle="round"/>
                  <o:lock v:ext="edit" shapetype="t"/>
                  <v:textbox style="mso-fit-shape-to-text:t">
                    <w:txbxContent>
                      <w:p w14:paraId="496F3CFF" w14:textId="77777777" w:rsidR="004825A7" w:rsidRDefault="004825A7" w:rsidP="00C3446F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 Black" w:hAnsi="Arial Black"/>
                            <w:color w:val="C0C0C0"/>
                            <w:sz w:val="120"/>
                            <w:szCs w:val="120"/>
                          </w:rPr>
                          <w:t>KEIN</w:t>
                        </w:r>
                      </w:p>
                    </w:txbxContent>
                  </v:textbox>
                </v:shape>
                <v:shape id="RubiconCorrNoOriginal_60" o:spid="_x0000_s1061" type="#_x0000_t202" alt="[Correspondence.Watermark.NoOriginal]" style="position:absolute;left:1666;top:8437;width:8692;height:1836;visibility:hidden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" filled="f" stroked="f">
                  <v:stroke joinstyle="round"/>
                  <o:lock v:ext="edit" aspectratio="t" shapetype="t"/>
                  <v:textbox style="mso-fit-shape-to-text:t">
                    <w:txbxContent>
                      <w:p w14:paraId="1BF04E88" w14:textId="77777777" w:rsidR="004825A7" w:rsidRDefault="004825A7" w:rsidP="00C3446F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 Black" w:hAnsi="Arial Black"/>
                            <w:color w:val="C0C0C0"/>
                            <w:sz w:val="120"/>
                            <w:szCs w:val="120"/>
                          </w:rPr>
                          <w:t>ORIGINAL</w:t>
                        </w:r>
                      </w:p>
                    </w:txbxContent>
                  </v:textbox>
                </v:shape>
              </v:group>
              <w10:wrap anchorx="page" anchory="page"/>
            </v:group>
          </w:pict>
        </mc:Fallback>
      </mc:AlternateContent>
    </w:r>
    <w:r w:rsidR="004825A7"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77696" behindDoc="1" locked="0" layoutInCell="0" allowOverlap="1" wp14:anchorId="4AE46C8F" wp14:editId="3825989E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6077585" cy="1657350"/>
              <wp:effectExtent l="0" t="1905000" r="0" b="1495425"/>
              <wp:wrapNone/>
              <wp:docPr id="206" name="Textfeld 206" descr="[Correspondence.Watermark.Draft]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6077585" cy="165735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E12C99" w14:textId="77777777" w:rsidR="004825A7" w:rsidRDefault="004825A7" w:rsidP="00C3446F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Arial Black" w:hAnsi="Arial Black"/>
                              <w:color w:val="C0C0C0"/>
                              <w:sz w:val="120"/>
                              <w:szCs w:val="120"/>
                            </w:rPr>
                            <w:t>ENTWURF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AE46C8F" id="Textfeld 206" o:spid="_x0000_s1062" type="#_x0000_t202" alt="[Correspondence.Watermark.Draft]" style="position:absolute;margin-left:0;margin-top:0;width:478.55pt;height:130.5pt;rotation:-45;z-index:-251638784;visibility:hidden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" o:allowincell="f" filled="f" stroked="f">
              <v:stroke joinstyle="round"/>
              <o:lock v:ext="edit" shapetype="t"/>
              <v:textbox style="mso-fit-shape-to-text:t">
                <w:txbxContent>
                  <w:p w14:paraId="6AE12C99" w14:textId="77777777" w:rsidR="004825A7" w:rsidRDefault="004825A7" w:rsidP="00C3446F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Arial Black" w:hAnsi="Arial Black"/>
                        <w:color w:val="C0C0C0"/>
                        <w:sz w:val="120"/>
                        <w:szCs w:val="120"/>
                      </w:rPr>
                      <w:t>ENTWURF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825A7"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78720" behindDoc="1" locked="0" layoutInCell="0" allowOverlap="1" wp14:anchorId="155CCA1B" wp14:editId="23C22615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209540" cy="2232660"/>
              <wp:effectExtent l="0" t="1495425" r="0" b="948690"/>
              <wp:wrapNone/>
              <wp:docPr id="207" name="Textfeld 207" descr="[Correspondence.Watermark.Copy]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5209540" cy="223266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ED29F1" w14:textId="77777777" w:rsidR="004825A7" w:rsidRDefault="004825A7" w:rsidP="00C3446F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Arial Black" w:hAnsi="Arial Black"/>
                              <w:color w:val="C0C0C0"/>
                              <w:sz w:val="160"/>
                              <w:szCs w:val="160"/>
                            </w:rPr>
                            <w:t>KOPIE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5CCA1B" id="Textfeld 207" o:spid="_x0000_s1063" type="#_x0000_t202" alt="[Correspondence.Watermark.Copy]" style="position:absolute;margin-left:0;margin-top:0;width:410.2pt;height:175.8pt;rotation:-45;z-index:-251637760;visibility:hidden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" o:allowincell="f" filled="f" stroked="f">
              <v:stroke joinstyle="round"/>
              <o:lock v:ext="edit" shapetype="t"/>
              <v:textbox style="mso-fit-shape-to-text:t">
                <w:txbxContent>
                  <w:p w14:paraId="46ED29F1" w14:textId="77777777" w:rsidR="004825A7" w:rsidRDefault="004825A7" w:rsidP="00C3446F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Arial Black" w:hAnsi="Arial Black"/>
                        <w:color w:val="C0C0C0"/>
                        <w:sz w:val="160"/>
                        <w:szCs w:val="160"/>
                      </w:rPr>
                      <w:t>KOPIE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825A7"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79744" behindDoc="1" locked="0" layoutInCell="0" allowOverlap="1" wp14:anchorId="6A3BB6EA" wp14:editId="0FE50D3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982335" cy="1631315"/>
              <wp:effectExtent l="0" t="1914525" r="0" b="1521460"/>
              <wp:wrapNone/>
              <wp:docPr id="208" name="Textfeld 208" descr="[Correspondence.Watermark.Archive]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5982335" cy="163131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9F5ECA" w14:textId="77777777" w:rsidR="004825A7" w:rsidRDefault="004825A7" w:rsidP="00C3446F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Arial Black" w:hAnsi="Arial Black"/>
                              <w:color w:val="C0C0C0"/>
                              <w:sz w:val="120"/>
                              <w:szCs w:val="120"/>
                            </w:rPr>
                            <w:t>ARCHIV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3BB6EA" id="Textfeld 208" o:spid="_x0000_s1064" type="#_x0000_t202" alt="[Correspondence.Watermark.Archive]" style="position:absolute;margin-left:0;margin-top:0;width:471.05pt;height:128.45pt;rotation:-45;z-index:-251636736;visibility:hidden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" o:allowincell="f" filled="f" stroked="f">
              <v:stroke joinstyle="round"/>
              <o:lock v:ext="edit" shapetype="t"/>
              <v:textbox style="mso-fit-shape-to-text:t">
                <w:txbxContent>
                  <w:p w14:paraId="1E9F5ECA" w14:textId="77777777" w:rsidR="004825A7" w:rsidRDefault="004825A7" w:rsidP="00C3446F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Arial Black" w:hAnsi="Arial Black"/>
                        <w:color w:val="C0C0C0"/>
                        <w:sz w:val="120"/>
                        <w:szCs w:val="120"/>
                      </w:rPr>
                      <w:t>ARCHIV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825A7">
      <w:rPr>
        <w:noProof/>
        <w:lang w:eastAsia="de-CH"/>
      </w:rPr>
      <mc:AlternateContent>
        <mc:Choice Requires="wps">
          <w:drawing>
            <wp:anchor distT="45720" distB="45720" distL="114300" distR="114300" simplePos="0" relativeHeight="251673600" behindDoc="0" locked="1" layoutInCell="1" allowOverlap="1" wp14:anchorId="6137F700" wp14:editId="3B0BB1E9">
              <wp:simplePos x="0" y="0"/>
              <wp:positionH relativeFrom="leftMargin">
                <wp:posOffset>3776345</wp:posOffset>
              </wp:positionH>
              <wp:positionV relativeFrom="page">
                <wp:posOffset>408305</wp:posOffset>
              </wp:positionV>
              <wp:extent cx="3239770" cy="1184275"/>
              <wp:effectExtent l="0" t="0" r="0" b="0"/>
              <wp:wrapNone/>
              <wp:docPr id="209" name="Textfeld 209" descr="[Correspondence.PrePrinted]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39770" cy="11842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FEA120D" w14:textId="77777777" w:rsidR="004825A7" w:rsidRPr="002130BF" w:rsidRDefault="004825A7" w:rsidP="00D34DE5">
                          <w:r w:rsidRPr="002130BF">
                            <w:t>Eidgenössisches Departement für Verteidigung,</w:t>
                          </w:r>
                          <w:r w:rsidRPr="002130BF">
                            <w:br/>
                            <w:t>Bevölkerungsschutz und Sport VBS</w:t>
                          </w:r>
                        </w:p>
                        <w:p w14:paraId="41C357B0" w14:textId="77777777" w:rsidR="004825A7" w:rsidRPr="00B0469B" w:rsidRDefault="004825A7" w:rsidP="00D34DE5">
                          <w:pPr>
                            <w:rPr>
                              <w:b/>
                            </w:rPr>
                          </w:pPr>
                          <w:fldSimple w:instr=" DOCVARIABLE  &quot;VLM:Dokument.Absender.Kopf.Verwaltungseinheit.Amt.Lang&quot;  \* MERGEFORMAT " w:fldLock="1">
                            <w:r>
                              <w:rPr>
                                <w:b/>
                              </w:rPr>
                              <w:t>Bundesamt für Landestopografie</w:t>
                            </w:r>
                          </w:fldSimple>
                          <w:r w:rsidRPr="00B0469B">
                            <w:rPr>
                              <w:b/>
                            </w:rPr>
                            <w:t xml:space="preserve"> </w:t>
                          </w:r>
                          <w:fldSimple w:instr=" DOCVARIABLE  &quot;VLM:Dokument.Absender.Kopf.Verwaltungseinheit.Amt.Kurz&quot;  \* MERGEFORMAT " w:fldLock="1">
                            <w:r>
                              <w:rPr>
                                <w:b/>
                              </w:rPr>
                              <w:t>swisstopo</w:t>
                            </w:r>
                          </w:fldSimple>
                        </w:p>
                        <w:p w14:paraId="7E07C20A" w14:textId="77777777" w:rsidR="004825A7" w:rsidRPr="002130BF" w:rsidRDefault="004825A7" w:rsidP="00D34DE5"/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137F700" id="Textfeld 209" o:spid="_x0000_s1065" type="#_x0000_t202" alt="[Correspondence.PrePrinted]" style="position:absolute;margin-left:297.35pt;margin-top:32.15pt;width:255.1pt;height:93.2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" filled="f" stroked="f">
              <v:textbox inset="0,0,0,0">
                <w:txbxContent>
                  <w:p w14:paraId="2FEA120D" w14:textId="77777777" w:rsidR="004825A7" w:rsidRPr="002130BF" w:rsidRDefault="004825A7" w:rsidP="00D34DE5">
                    <w:r w:rsidRPr="002130BF">
                      <w:t>Eidgenössisches Departement für Verteidigung,</w:t>
                    </w:r>
                    <w:r w:rsidRPr="002130BF">
                      <w:br/>
                      <w:t>Bevölkerungsschutz und Sport VBS</w:t>
                    </w:r>
                  </w:p>
                  <w:p w14:paraId="41C357B0" w14:textId="77777777" w:rsidR="004825A7" w:rsidRPr="00B0469B" w:rsidRDefault="004825A7" w:rsidP="00D34DE5">
                    <w:pPr>
                      <w:rPr>
                        <w:b/>
                      </w:rPr>
                    </w:pPr>
                    <w:fldSimple w:instr=" DOCVARIABLE  &quot;VLM:Dokument.Absender.Kopf.Verwaltungseinheit.Amt.Lang&quot;  \* MERGEFORMAT " w:fldLock="1">
                      <w:r>
                        <w:rPr>
                          <w:b/>
                        </w:rPr>
                        <w:t>Bundesamt für Landestopografie</w:t>
                      </w:r>
                    </w:fldSimple>
                    <w:r w:rsidRPr="00B0469B">
                      <w:rPr>
                        <w:b/>
                      </w:rPr>
                      <w:t xml:space="preserve"> </w:t>
                    </w:r>
                    <w:fldSimple w:instr=" DOCVARIABLE  &quot;VLM:Dokument.Absender.Kopf.Verwaltungseinheit.Amt.Kurz&quot;  \* MERGEFORMAT " w:fldLock="1">
                      <w:r>
                        <w:rPr>
                          <w:b/>
                        </w:rPr>
                        <w:t>swisstopo</w:t>
                      </w:r>
                    </w:fldSimple>
                  </w:p>
                  <w:p w14:paraId="7E07C20A" w14:textId="77777777" w:rsidR="004825A7" w:rsidRPr="002130BF" w:rsidRDefault="004825A7" w:rsidP="00D34DE5"/>
                </w:txbxContent>
              </v:textbox>
              <w10:wrap anchorx="margin" anchory="page"/>
              <w10:anchorlock/>
            </v:shape>
          </w:pict>
        </mc:Fallback>
      </mc:AlternateContent>
    </w:r>
    <w:r w:rsidR="004825A7" w:rsidRPr="00D66D13"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74624" behindDoc="0" locked="1" layoutInCell="1" allowOverlap="1" wp14:anchorId="4AB51B99" wp14:editId="20F0A243">
              <wp:simplePos x="0" y="0"/>
              <wp:positionH relativeFrom="rightMargin">
                <wp:posOffset>100330</wp:posOffset>
              </wp:positionH>
              <wp:positionV relativeFrom="page">
                <wp:posOffset>0</wp:posOffset>
              </wp:positionV>
              <wp:extent cx="0" cy="1591200"/>
              <wp:effectExtent l="19050" t="0" r="19050" b="9525"/>
              <wp:wrapTopAndBottom/>
              <wp:docPr id="210" name="Textfeld 2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0" cy="15912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4C71F75" w14:textId="77777777" w:rsidR="004825A7" w:rsidRPr="00E358DE" w:rsidRDefault="004825A7" w:rsidP="00D34DE5">
                          <w:pPr>
                            <w:spacing w:after="0" w:line="14" w:lineRule="exact"/>
                            <w:ind w:left="-57"/>
                            <w:rPr>
                              <w:sz w:val="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AB51B99" id="Textfeld 210" o:spid="_x0000_s1066" type="#_x0000_t202" style="position:absolute;margin-left:7.9pt;margin-top:0;width:0;height:125.3pt;z-index:25167462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" filled="f" stroked="f" strokeweight=".5pt">
              <v:textbox inset="0,0,0,0">
                <w:txbxContent>
                  <w:p w14:paraId="04C71F75" w14:textId="77777777" w:rsidR="004825A7" w:rsidRPr="00E358DE" w:rsidRDefault="004825A7" w:rsidP="00D34DE5">
                    <w:pPr>
                      <w:spacing w:after="0" w:line="14" w:lineRule="exact"/>
                      <w:ind w:left="-57"/>
                      <w:rPr>
                        <w:sz w:val="2"/>
                      </w:rPr>
                    </w:pPr>
                  </w:p>
                </w:txbxContent>
              </v:textbox>
              <w10:wrap type="topAndBottom" anchorx="margin" anchory="page"/>
              <w10:anchorlock/>
            </v:shape>
          </w:pict>
        </mc:Fallback>
      </mc:AlternateContent>
    </w:r>
    <w:r w:rsidR="004825A7" w:rsidRPr="00C2445D">
      <w:rPr>
        <w:noProof/>
        <w:lang w:eastAsia="de-CH"/>
      </w:rPr>
      <w:drawing>
        <wp:anchor distT="0" distB="0" distL="114300" distR="114300" simplePos="0" relativeHeight="251675648" behindDoc="1" locked="1" layoutInCell="1" allowOverlap="1" wp14:anchorId="4A8DAA79" wp14:editId="37D1BE65">
          <wp:simplePos x="0" y="0"/>
          <wp:positionH relativeFrom="page">
            <wp:posOffset>720090</wp:posOffset>
          </wp:positionH>
          <wp:positionV relativeFrom="page">
            <wp:posOffset>431800</wp:posOffset>
          </wp:positionV>
          <wp:extent cx="1980000" cy="489600"/>
          <wp:effectExtent l="0" t="0" r="1270" b="5715"/>
          <wp:wrapNone/>
          <wp:docPr id="290" name="Grafik 290" descr="Logo Schweizerische Eidgenossenschaft&#10;[Correspondence.PrePrinted]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sw_pos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80000" cy="48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67E892D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1363357"/>
    <w:multiLevelType w:val="multilevel"/>
    <w:tmpl w:val="9C48F61E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2BF10CE"/>
    <w:multiLevelType w:val="multilevel"/>
    <w:tmpl w:val="A9360648"/>
    <w:lvl w:ilvl="0">
      <w:start w:val="1"/>
      <w:numFmt w:val="upperLetter"/>
      <w:pStyle w:val="Anhang1"/>
      <w:lvlText w:val="Anhang 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Anha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Anha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17D33E8C"/>
    <w:multiLevelType w:val="multilevel"/>
    <w:tmpl w:val="FDDEB3BC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1418" w:hanging="1418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1701" w:hanging="1701"/>
      </w:pPr>
      <w:rPr>
        <w:rFonts w:hint="default"/>
      </w:rPr>
    </w:lvl>
  </w:abstractNum>
  <w:abstractNum w:abstractNumId="4" w15:restartNumberingAfterBreak="0">
    <w:nsid w:val="28D94BE8"/>
    <w:multiLevelType w:val="hybridMultilevel"/>
    <w:tmpl w:val="24DA4C16"/>
    <w:lvl w:ilvl="0" w:tplc="1B62D926">
      <w:start w:val="1"/>
      <w:numFmt w:val="bullet"/>
      <w:pStyle w:val="Paragraphedelist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A04AC5"/>
    <w:multiLevelType w:val="multilevel"/>
    <w:tmpl w:val="5CD26650"/>
    <w:lvl w:ilvl="0">
      <w:start w:val="1"/>
      <w:numFmt w:val="bullet"/>
      <w:lvlText w:val="-"/>
      <w:lvlJc w:val="left"/>
      <w:pPr>
        <w:tabs>
          <w:tab w:val="num" w:pos="284"/>
        </w:tabs>
        <w:ind w:left="0" w:firstLine="0"/>
      </w:pPr>
      <w:rPr>
        <w:rFonts w:ascii="Arial" w:hAnsi="Arial" w:hint="default"/>
      </w:rPr>
    </w:lvl>
    <w:lvl w:ilvl="1">
      <w:start w:val="1"/>
      <w:numFmt w:val="bullet"/>
      <w:lvlText w:val="-"/>
      <w:lvlJc w:val="left"/>
      <w:pPr>
        <w:tabs>
          <w:tab w:val="num" w:pos="567"/>
        </w:tabs>
        <w:ind w:left="284" w:firstLine="0"/>
      </w:pPr>
      <w:rPr>
        <w:rFonts w:ascii="Arial" w:hAnsi="Arial" w:hint="default"/>
      </w:rPr>
    </w:lvl>
    <w:lvl w:ilvl="2">
      <w:start w:val="1"/>
      <w:numFmt w:val="bullet"/>
      <w:lvlText w:val="-"/>
      <w:lvlJc w:val="left"/>
      <w:pPr>
        <w:tabs>
          <w:tab w:val="num" w:pos="851"/>
        </w:tabs>
        <w:ind w:left="567" w:firstLine="0"/>
      </w:pPr>
      <w:rPr>
        <w:rFonts w:ascii="Arial" w:hAnsi="Arial" w:hint="default"/>
      </w:rPr>
    </w:lvl>
    <w:lvl w:ilvl="3">
      <w:start w:val="1"/>
      <w:numFmt w:val="bullet"/>
      <w:lvlText w:val="-"/>
      <w:lvlJc w:val="left"/>
      <w:pPr>
        <w:tabs>
          <w:tab w:val="num" w:pos="1134"/>
        </w:tabs>
        <w:ind w:left="851" w:firstLine="0"/>
      </w:pPr>
      <w:rPr>
        <w:rFonts w:ascii="Arial" w:hAnsi="Arial" w:hint="default"/>
      </w:rPr>
    </w:lvl>
    <w:lvl w:ilvl="4">
      <w:start w:val="1"/>
      <w:numFmt w:val="bullet"/>
      <w:lvlText w:val="-"/>
      <w:lvlJc w:val="left"/>
      <w:pPr>
        <w:tabs>
          <w:tab w:val="num" w:pos="1418"/>
        </w:tabs>
        <w:ind w:left="1134" w:firstLine="0"/>
      </w:pPr>
      <w:rPr>
        <w:rFonts w:ascii="Arial" w:hAnsi="Arial" w:hint="default"/>
      </w:rPr>
    </w:lvl>
    <w:lvl w:ilvl="5">
      <w:start w:val="1"/>
      <w:numFmt w:val="bullet"/>
      <w:lvlText w:val="-"/>
      <w:lvlJc w:val="left"/>
      <w:pPr>
        <w:tabs>
          <w:tab w:val="num" w:pos="1701"/>
        </w:tabs>
        <w:ind w:left="1418" w:firstLine="0"/>
      </w:pPr>
      <w:rPr>
        <w:rFonts w:ascii="Arial" w:hAnsi="Arial" w:hint="default"/>
      </w:rPr>
    </w:lvl>
    <w:lvl w:ilvl="6">
      <w:start w:val="1"/>
      <w:numFmt w:val="bullet"/>
      <w:lvlText w:val="-"/>
      <w:lvlJc w:val="left"/>
      <w:pPr>
        <w:tabs>
          <w:tab w:val="num" w:pos="1985"/>
        </w:tabs>
        <w:ind w:left="1701" w:firstLine="0"/>
      </w:pPr>
      <w:rPr>
        <w:rFonts w:ascii="Arial" w:hAnsi="Arial" w:hint="default"/>
      </w:rPr>
    </w:lvl>
    <w:lvl w:ilvl="7">
      <w:start w:val="1"/>
      <w:numFmt w:val="bullet"/>
      <w:lvlText w:val="-"/>
      <w:lvlJc w:val="left"/>
      <w:pPr>
        <w:tabs>
          <w:tab w:val="num" w:pos="2268"/>
        </w:tabs>
        <w:ind w:left="1985" w:firstLine="0"/>
      </w:pPr>
      <w:rPr>
        <w:rFonts w:ascii="Arial" w:hAnsi="Arial" w:hint="default"/>
      </w:rPr>
    </w:lvl>
    <w:lvl w:ilvl="8">
      <w:start w:val="1"/>
      <w:numFmt w:val="bullet"/>
      <w:lvlText w:val="-"/>
      <w:lvlJc w:val="left"/>
      <w:pPr>
        <w:tabs>
          <w:tab w:val="num" w:pos="2835"/>
        </w:tabs>
        <w:ind w:left="2268" w:firstLine="0"/>
      </w:pPr>
      <w:rPr>
        <w:rFonts w:ascii="Arial" w:hAnsi="Arial" w:hint="default"/>
      </w:rPr>
    </w:lvl>
  </w:abstractNum>
  <w:abstractNum w:abstractNumId="6" w15:restartNumberingAfterBreak="0">
    <w:nsid w:val="56C92B73"/>
    <w:multiLevelType w:val="hybridMultilevel"/>
    <w:tmpl w:val="F31075C6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6305E7"/>
    <w:multiLevelType w:val="multilevel"/>
    <w:tmpl w:val="AF689DBC"/>
    <w:lvl w:ilvl="0">
      <w:start w:val="1"/>
      <w:numFmt w:val="upperLetter"/>
      <w:lvlText w:val="Anhang %1"/>
      <w:lvlJc w:val="left"/>
      <w:pPr>
        <w:ind w:left="36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A%2.%1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lvlText w:val="A%1.%2.%3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abstractNum w:abstractNumId="8" w15:restartNumberingAfterBreak="0">
    <w:nsid w:val="5E095982"/>
    <w:multiLevelType w:val="multilevel"/>
    <w:tmpl w:val="079AF0CC"/>
    <w:styleLink w:val="Aufzhlung"/>
    <w:lvl w:ilvl="0">
      <w:start w:val="1"/>
      <w:numFmt w:val="bullet"/>
      <w:lvlText w:val="-"/>
      <w:lvlJc w:val="left"/>
      <w:pPr>
        <w:ind w:left="227" w:hanging="114"/>
      </w:pPr>
      <w:rPr>
        <w:rFonts w:ascii="Arial" w:hAnsi="Arial" w:hint="default"/>
      </w:rPr>
    </w:lvl>
    <w:lvl w:ilvl="1">
      <w:start w:val="1"/>
      <w:numFmt w:val="bullet"/>
      <w:lvlText w:val="-"/>
      <w:lvlJc w:val="left"/>
      <w:pPr>
        <w:ind w:left="794" w:hanging="114"/>
      </w:pPr>
      <w:rPr>
        <w:rFonts w:ascii="Arial" w:hAnsi="Arial" w:hint="default"/>
      </w:rPr>
    </w:lvl>
    <w:lvl w:ilvl="2">
      <w:start w:val="1"/>
      <w:numFmt w:val="bullet"/>
      <w:lvlText w:val="-"/>
      <w:lvlJc w:val="left"/>
      <w:pPr>
        <w:ind w:left="1361" w:hanging="114"/>
      </w:pPr>
      <w:rPr>
        <w:rFonts w:ascii="Arial" w:hAnsi="Arial" w:hint="default"/>
      </w:rPr>
    </w:lvl>
    <w:lvl w:ilvl="3">
      <w:start w:val="1"/>
      <w:numFmt w:val="bullet"/>
      <w:lvlText w:val="-"/>
      <w:lvlJc w:val="left"/>
      <w:pPr>
        <w:ind w:left="1928" w:hanging="114"/>
      </w:pPr>
      <w:rPr>
        <w:rFonts w:ascii="Arial" w:hAnsi="Aria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BD57DD"/>
    <w:multiLevelType w:val="multilevel"/>
    <w:tmpl w:val="079AF0CC"/>
    <w:numStyleLink w:val="Aufzhlung"/>
  </w:abstractNum>
  <w:abstractNum w:abstractNumId="10" w15:restartNumberingAfterBreak="0">
    <w:nsid w:val="73D345C6"/>
    <w:multiLevelType w:val="hybridMultilevel"/>
    <w:tmpl w:val="1B3AD628"/>
    <w:lvl w:ilvl="0" w:tplc="DB96826C">
      <w:start w:val="1"/>
      <w:numFmt w:val="upperLetter"/>
      <w:lvlText w:val="%1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326723"/>
    <w:multiLevelType w:val="multilevel"/>
    <w:tmpl w:val="D2406CF8"/>
    <w:lvl w:ilvl="0">
      <w:start w:val="1"/>
      <w:numFmt w:val="bullet"/>
      <w:pStyle w:val="ListWithSymbols"/>
      <w:lvlText w:val="-"/>
      <w:lvlJc w:val="left"/>
      <w:pPr>
        <w:ind w:left="425" w:hanging="425"/>
      </w:pPr>
      <w:rPr>
        <w:rFonts w:ascii="Arial" w:hAnsi="Arial" w:hint="default"/>
      </w:rPr>
    </w:lvl>
    <w:lvl w:ilvl="1">
      <w:start w:val="1"/>
      <w:numFmt w:val="bullet"/>
      <w:lvlRestart w:val="0"/>
      <w:lvlText w:val="-"/>
      <w:lvlJc w:val="left"/>
      <w:pPr>
        <w:ind w:left="851" w:hanging="426"/>
      </w:pPr>
      <w:rPr>
        <w:rFonts w:ascii="Arial" w:hAnsi="Arial" w:hint="default"/>
      </w:rPr>
    </w:lvl>
    <w:lvl w:ilvl="2">
      <w:start w:val="1"/>
      <w:numFmt w:val="bullet"/>
      <w:lvlRestart w:val="0"/>
      <w:pStyle w:val="TakeTitle"/>
      <w:lvlText w:val="-"/>
      <w:lvlJc w:val="left"/>
      <w:pPr>
        <w:ind w:left="1276" w:hanging="425"/>
      </w:pPr>
      <w:rPr>
        <w:rFonts w:ascii="Arial" w:hAnsi="Arial" w:hint="default"/>
      </w:rPr>
    </w:lvl>
    <w:lvl w:ilvl="3">
      <w:start w:val="1"/>
      <w:numFmt w:val="bullet"/>
      <w:lvlRestart w:val="0"/>
      <w:lvlText w:val="-"/>
      <w:lvlJc w:val="left"/>
      <w:pPr>
        <w:ind w:left="1701" w:hanging="425"/>
      </w:pPr>
      <w:rPr>
        <w:rFonts w:ascii="Arial" w:hAnsi="Arial" w:hint="default"/>
      </w:rPr>
    </w:lvl>
    <w:lvl w:ilvl="4">
      <w:start w:val="1"/>
      <w:numFmt w:val="bullet"/>
      <w:lvlRestart w:val="0"/>
      <w:lvlText w:val="-"/>
      <w:lvlJc w:val="left"/>
      <w:pPr>
        <w:ind w:left="2126" w:hanging="425"/>
      </w:pPr>
      <w:rPr>
        <w:rFonts w:ascii="Arial" w:hAnsi="Arial" w:hint="default"/>
      </w:rPr>
    </w:lvl>
    <w:lvl w:ilvl="5">
      <w:start w:val="1"/>
      <w:numFmt w:val="bullet"/>
      <w:lvlText w:val="-"/>
      <w:lvlJc w:val="left"/>
      <w:pPr>
        <w:ind w:left="2552" w:hanging="426"/>
      </w:pPr>
      <w:rPr>
        <w:rFonts w:ascii="Arial" w:hAnsi="Arial" w:hint="default"/>
      </w:rPr>
    </w:lvl>
    <w:lvl w:ilvl="6">
      <w:start w:val="1"/>
      <w:numFmt w:val="bullet"/>
      <w:lvlText w:val="-"/>
      <w:lvlJc w:val="left"/>
      <w:pPr>
        <w:ind w:left="2977" w:hanging="425"/>
      </w:pPr>
      <w:rPr>
        <w:rFonts w:ascii="Arial" w:hAnsi="Arial" w:hint="default"/>
      </w:rPr>
    </w:lvl>
    <w:lvl w:ilvl="7">
      <w:start w:val="1"/>
      <w:numFmt w:val="bullet"/>
      <w:lvlText w:val="-"/>
      <w:lvlJc w:val="left"/>
      <w:pPr>
        <w:ind w:left="3402" w:hanging="425"/>
      </w:pPr>
      <w:rPr>
        <w:rFonts w:ascii="Arial" w:hAnsi="Arial" w:hint="default"/>
      </w:rPr>
    </w:lvl>
    <w:lvl w:ilvl="8">
      <w:start w:val="1"/>
      <w:numFmt w:val="bullet"/>
      <w:lvlText w:val="-"/>
      <w:lvlJc w:val="left"/>
      <w:pPr>
        <w:ind w:left="3827" w:hanging="425"/>
      </w:pPr>
      <w:rPr>
        <w:rFonts w:ascii="Arial" w:hAnsi="Arial" w:hint="default"/>
      </w:rPr>
    </w:lvl>
  </w:abstractNum>
  <w:num w:numId="1" w16cid:durableId="1795319556">
    <w:abstractNumId w:val="3"/>
  </w:num>
  <w:num w:numId="2" w16cid:durableId="1243443194">
    <w:abstractNumId w:val="7"/>
  </w:num>
  <w:num w:numId="3" w16cid:durableId="801116790">
    <w:abstractNumId w:val="8"/>
  </w:num>
  <w:num w:numId="4" w16cid:durableId="253561975">
    <w:abstractNumId w:val="0"/>
  </w:num>
  <w:num w:numId="5" w16cid:durableId="1766413380">
    <w:abstractNumId w:val="1"/>
    <w:lvlOverride w:ilvl="0">
      <w:lvl w:ilvl="0">
        <w:start w:val="1"/>
        <w:numFmt w:val="decimal"/>
        <w:pStyle w:val="Titre1"/>
        <w:lvlText w:val="%1."/>
        <w:lvlJc w:val="left"/>
        <w:pPr>
          <w:ind w:left="360" w:hanging="360"/>
        </w:pPr>
        <w:rPr>
          <w:rFonts w:ascii="Arial" w:hAnsi="Arial" w:hint="default"/>
          <w:b/>
          <w:i w:val="0"/>
        </w:rPr>
      </w:lvl>
    </w:lvlOverride>
    <w:lvlOverride w:ilvl="1">
      <w:lvl w:ilvl="1">
        <w:start w:val="1"/>
        <w:numFmt w:val="decimal"/>
        <w:pStyle w:val="Titre2"/>
        <w:lvlText w:val="%1.%2."/>
        <w:lvlJc w:val="left"/>
        <w:pPr>
          <w:ind w:left="792" w:hanging="432"/>
        </w:pPr>
        <w:rPr>
          <w:rFonts w:ascii="Arial" w:hAnsi="Arial" w:hint="default"/>
          <w:b/>
          <w:bCs w:val="0"/>
          <w:i w:val="0"/>
          <w:iCs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decimal"/>
        <w:pStyle w:val="Titre3"/>
        <w:lvlText w:val="%1.%2.%3."/>
        <w:lvlJc w:val="left"/>
        <w:pPr>
          <w:ind w:left="1224" w:hanging="504"/>
        </w:pPr>
        <w:rPr>
          <w:rFonts w:ascii="Arial" w:hAnsi="Arial" w:hint="default"/>
          <w:b/>
          <w:i w:val="0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ascii="Arial" w:hAnsi="Arial" w:hint="default"/>
          <w:b/>
          <w:i w:val="0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6" w16cid:durableId="906381220">
    <w:abstractNumId w:val="9"/>
  </w:num>
  <w:num w:numId="7" w16cid:durableId="447506625">
    <w:abstractNumId w:val="5"/>
  </w:num>
  <w:num w:numId="8" w16cid:durableId="1351761901">
    <w:abstractNumId w:val="1"/>
    <w:lvlOverride w:ilvl="0">
      <w:startOverride w:val="1"/>
      <w:lvl w:ilvl="0">
        <w:start w:val="1"/>
        <w:numFmt w:val="decimal"/>
        <w:pStyle w:val="Titre1"/>
        <w:lvlText w:val="%1."/>
        <w:lvlJc w:val="left"/>
        <w:pPr>
          <w:ind w:left="360" w:hanging="360"/>
        </w:pPr>
        <w:rPr>
          <w:rFonts w:ascii="Arial" w:hAnsi="Arial" w:hint="default"/>
          <w:b/>
          <w:i w:val="0"/>
        </w:rPr>
      </w:lvl>
    </w:lvlOverride>
    <w:lvlOverride w:ilvl="1">
      <w:startOverride w:val="1"/>
      <w:lvl w:ilvl="1">
        <w:start w:val="1"/>
        <w:numFmt w:val="decimal"/>
        <w:pStyle w:val="Titre2"/>
        <w:lvlText w:val="%1.%2."/>
        <w:lvlJc w:val="left"/>
        <w:pPr>
          <w:ind w:left="792" w:hanging="432"/>
        </w:pPr>
        <w:rPr>
          <w:rFonts w:ascii="Arial" w:hAnsi="Arial" w:hint="default"/>
          <w:b/>
          <w:bCs w:val="0"/>
          <w:i w:val="0"/>
          <w:iCs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startOverride w:val="1"/>
      <w:lvl w:ilvl="2">
        <w:start w:val="1"/>
        <w:numFmt w:val="decimal"/>
        <w:pStyle w:val="Titre3"/>
        <w:lvlText w:val="%1.%2.%3."/>
        <w:lvlJc w:val="left"/>
        <w:pPr>
          <w:ind w:left="1224" w:hanging="504"/>
        </w:pPr>
        <w:rPr>
          <w:rFonts w:ascii="Arial" w:hAnsi="Arial" w:hint="default"/>
          <w:b/>
          <w:i w:val="0"/>
        </w:rPr>
      </w:lvl>
    </w:lvlOverride>
    <w:lvlOverride w:ilvl="3">
      <w:startOverride w:val="1"/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ascii="Arial" w:hAnsi="Arial" w:hint="default"/>
          <w:b/>
          <w:i w:val="0"/>
        </w:rPr>
      </w:lvl>
    </w:lvlOverride>
    <w:lvlOverride w:ilvl="4">
      <w:startOverride w:val="1"/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startOverride w:val="1"/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startOverride w:val="1"/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startOverride w:val="1"/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9" w16cid:durableId="307830499">
    <w:abstractNumId w:val="4"/>
  </w:num>
  <w:num w:numId="10" w16cid:durableId="1452699210">
    <w:abstractNumId w:val="10"/>
  </w:num>
  <w:num w:numId="11" w16cid:durableId="787819208">
    <w:abstractNumId w:val="2"/>
  </w:num>
  <w:num w:numId="12" w16cid:durableId="459496708">
    <w:abstractNumId w:val="6"/>
  </w:num>
  <w:num w:numId="13" w16cid:durableId="1707289950">
    <w:abstractNumId w:val="11"/>
  </w:num>
  <w:num w:numId="14" w16cid:durableId="1881475643">
    <w:abstractNumId w:val="4"/>
  </w:num>
  <w:num w:numId="15" w16cid:durableId="116947844">
    <w:abstractNumId w:val="4"/>
  </w:num>
  <w:num w:numId="16" w16cid:durableId="1909799973">
    <w:abstractNumId w:val="1"/>
    <w:lvlOverride w:ilvl="0">
      <w:lvl w:ilvl="0">
        <w:start w:val="1"/>
        <w:numFmt w:val="decimal"/>
        <w:pStyle w:val="Titre1"/>
        <w:lvlText w:val="%1."/>
        <w:lvlJc w:val="left"/>
        <w:pPr>
          <w:ind w:left="360" w:hanging="360"/>
        </w:pPr>
        <w:rPr>
          <w:rFonts w:ascii="Arial" w:hAnsi="Arial" w:hint="default"/>
          <w:b/>
          <w:i w:val="0"/>
        </w:rPr>
      </w:lvl>
    </w:lvlOverride>
    <w:lvlOverride w:ilvl="1">
      <w:lvl w:ilvl="1">
        <w:start w:val="1"/>
        <w:numFmt w:val="decimal"/>
        <w:pStyle w:val="Titre2"/>
        <w:lvlText w:val="%1.%2."/>
        <w:lvlJc w:val="left"/>
        <w:pPr>
          <w:ind w:left="792" w:hanging="432"/>
        </w:pPr>
        <w:rPr>
          <w:rFonts w:ascii="Arial" w:hAnsi="Arial" w:hint="default"/>
          <w:b/>
          <w:bCs w:val="0"/>
          <w:i w:val="0"/>
          <w:iCs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decimal"/>
        <w:pStyle w:val="Titre3"/>
        <w:lvlText w:val="%1.%2.%3."/>
        <w:lvlJc w:val="left"/>
        <w:pPr>
          <w:ind w:left="1224" w:hanging="504"/>
        </w:pPr>
        <w:rPr>
          <w:rFonts w:ascii="Arial" w:hAnsi="Arial" w:hint="default"/>
          <w:b/>
          <w:i w:val="0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ascii="Arial" w:hAnsi="Arial" w:hint="default"/>
          <w:b/>
          <w:i w:val="0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7" w16cid:durableId="241456262">
    <w:abstractNumId w:val="1"/>
    <w:lvlOverride w:ilvl="0">
      <w:lvl w:ilvl="0">
        <w:start w:val="1"/>
        <w:numFmt w:val="decimal"/>
        <w:pStyle w:val="Titre1"/>
        <w:lvlText w:val="%1."/>
        <w:lvlJc w:val="left"/>
        <w:pPr>
          <w:ind w:left="360" w:hanging="360"/>
        </w:pPr>
        <w:rPr>
          <w:rFonts w:ascii="Arial" w:hAnsi="Arial" w:hint="default"/>
          <w:b/>
          <w:i w:val="0"/>
        </w:rPr>
      </w:lvl>
    </w:lvlOverride>
    <w:lvlOverride w:ilvl="1">
      <w:lvl w:ilvl="1">
        <w:start w:val="1"/>
        <w:numFmt w:val="decimal"/>
        <w:pStyle w:val="Titre2"/>
        <w:lvlText w:val="%1.%2."/>
        <w:lvlJc w:val="left"/>
        <w:pPr>
          <w:ind w:left="792" w:hanging="432"/>
        </w:pPr>
        <w:rPr>
          <w:rFonts w:ascii="Arial" w:hAnsi="Arial" w:hint="default"/>
          <w:b/>
          <w:bCs w:val="0"/>
          <w:i w:val="0"/>
          <w:iCs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decimal"/>
        <w:pStyle w:val="Titre3"/>
        <w:lvlText w:val="%1.%2.%3."/>
        <w:lvlJc w:val="left"/>
        <w:pPr>
          <w:ind w:left="1224" w:hanging="504"/>
        </w:pPr>
        <w:rPr>
          <w:rFonts w:ascii="Arial" w:hAnsi="Arial" w:hint="default"/>
          <w:b/>
          <w:i w:val="0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ascii="Arial" w:hAnsi="Arial" w:hint="default"/>
          <w:b/>
          <w:i w:val="0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IdMacAtCleanup w:val="1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ey Isabelle swisstopo [3]">
    <w15:presenceInfo w15:providerId="AD" w15:userId="S::isabelle.rey@swisstopo.ch::ece72160-36c9-4833-9596-f6e2eb5b4b1a"/>
  </w15:person>
  <w15:person w15:author="Käser Christoph swisstopo [2]">
    <w15:presenceInfo w15:providerId="AD" w15:userId="S-1-5-21-3993060671-4215906946-993041443-366914"/>
  </w15:person>
  <w15:person w15:author="Rey Isabelle swisstopo [2]">
    <w15:presenceInfo w15:providerId="AD" w15:userId="S-1-5-21-3993060671-4215906946-993041443-366919"/>
  </w15:person>
  <w15:person w15:author="Rey Isabelle swisstopo">
    <w15:presenceInfo w15:providerId="None" w15:userId="Rey Isabelle swisstop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de-AT" w:vendorID="64" w:dllVersion="6" w:nlCheck="1" w:checkStyle="0"/>
  <w:activeWritingStyle w:appName="MSWord" w:lang="en-US" w:vendorID="64" w:dllVersion="6" w:nlCheck="1" w:checkStyle="1"/>
  <w:activeWritingStyle w:appName="MSWord" w:lang="de-CH" w:vendorID="64" w:dllVersion="6" w:nlCheck="1" w:checkStyle="1"/>
  <w:activeWritingStyle w:appName="MSWord" w:lang="it-CH" w:vendorID="64" w:dllVersion="6" w:nlCheck="1" w:checkStyle="0"/>
  <w:activeWritingStyle w:appName="MSWord" w:lang="de-DE" w:vendorID="64" w:dllVersion="6" w:nlCheck="1" w:checkStyle="0"/>
  <w:activeWritingStyle w:appName="MSWord" w:lang="fr-CH" w:vendorID="64" w:dllVersion="6" w:nlCheck="1" w:checkStyle="1"/>
  <w:activeWritingStyle w:appName="MSWord" w:lang="fr-FR" w:vendorID="64" w:dllVersion="6" w:nlCheck="1" w:checkStyle="0"/>
  <w:activeWritingStyle w:appName="MSWord" w:lang="de-CH" w:vendorID="64" w:dllVersion="409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it-CH" w:vendorID="64" w:dllVersion="4096" w:nlCheck="1" w:checkStyle="0"/>
  <w:activeWritingStyle w:appName="MSWord" w:lang="de-CH" w:vendorID="64" w:dllVersion="0" w:nlCheck="1" w:checkStyle="0"/>
  <w:activeWritingStyle w:appName="MSWord" w:lang="en-US" w:vendorID="64" w:dllVersion="0" w:nlCheck="1" w:checkStyle="0"/>
  <w:activeWritingStyle w:appName="MSWord" w:lang="fr-CH" w:vendorID="64" w:dllVersion="0" w:nlCheck="1" w:checkStyle="0"/>
  <w:proofState w:spelling="clean" w:grammar="clean"/>
  <w:attachedTemplate r:id="rId1"/>
  <w:stylePaneFormatFilter w:val="9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trackRevisions/>
  <w:defaultTabStop w:val="720"/>
  <w:autoHyphenation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VLM:Dokument.Absender.Fuss.Person.Nachname" w:val="Bürki Gyger"/>
    <w:docVar w:name="VLM:Dokument.Absender.Fuss.Person.Vorname" w:val="Elisabeth"/>
    <w:docVar w:name="VLM:Dokument.Absender.Kopf.Verwaltungseinheit.Amt.Kurz" w:val="swisstopo"/>
    <w:docVar w:name="VLM:Dokument.Absender.Kopf.Verwaltungseinheit.Amt.Lang" w:val="Bundesamt für Landestopografie"/>
    <w:docVar w:name="VLM:Dokument.Erstellungsdatum.Langformat" w:val="11. November 2020"/>
    <w:docVar w:name="VLM:Dokument.Geschaeftsdetails.Betreff" w:val="Bericht Acta Nova"/>
    <w:docVar w:name="VLM:Dokument.Geschaeftsdetails.Geschaeftsnummer" w:val="swisstopo-032.2-4/2"/>
    <w:docVar w:name="VLM:Dokument.Geschaeftsdetails.Referenz" w:val="swisstopo-D-973E3401/265"/>
    <w:docVar w:name="VLM:Dokument.ID" w:val="ActaNovaDocument|6f54b2fc-d682-4bce-a869-43fd54fb54dc|System.Guid"/>
    <w:docVar w:name="VLM:Dokument.Klassifizierung.Beilagen" w:val="﻿"/>
    <w:docVar w:name="VLM:Dokument.Klassifizierung.Dokument" w:val="﻿"/>
  </w:docVars>
  <w:rsids>
    <w:rsidRoot w:val="00D07850"/>
    <w:rsid w:val="000002BB"/>
    <w:rsid w:val="00002A8D"/>
    <w:rsid w:val="00003D4D"/>
    <w:rsid w:val="0000541E"/>
    <w:rsid w:val="00005E3D"/>
    <w:rsid w:val="00006964"/>
    <w:rsid w:val="00006F68"/>
    <w:rsid w:val="0001009E"/>
    <w:rsid w:val="00010FD4"/>
    <w:rsid w:val="00014844"/>
    <w:rsid w:val="00014E29"/>
    <w:rsid w:val="00015772"/>
    <w:rsid w:val="0001791A"/>
    <w:rsid w:val="00020319"/>
    <w:rsid w:val="000217B2"/>
    <w:rsid w:val="00023DFD"/>
    <w:rsid w:val="00025188"/>
    <w:rsid w:val="00025940"/>
    <w:rsid w:val="00031DCF"/>
    <w:rsid w:val="00037EBC"/>
    <w:rsid w:val="00046352"/>
    <w:rsid w:val="00050200"/>
    <w:rsid w:val="00051830"/>
    <w:rsid w:val="00052107"/>
    <w:rsid w:val="0005531C"/>
    <w:rsid w:val="00057527"/>
    <w:rsid w:val="00061233"/>
    <w:rsid w:val="00064F05"/>
    <w:rsid w:val="000672BC"/>
    <w:rsid w:val="000674AF"/>
    <w:rsid w:val="000700EB"/>
    <w:rsid w:val="00073337"/>
    <w:rsid w:val="00076236"/>
    <w:rsid w:val="000800F3"/>
    <w:rsid w:val="00083E82"/>
    <w:rsid w:val="000845C6"/>
    <w:rsid w:val="00086AC6"/>
    <w:rsid w:val="00087E80"/>
    <w:rsid w:val="00090D2F"/>
    <w:rsid w:val="00091E90"/>
    <w:rsid w:val="000953E3"/>
    <w:rsid w:val="000A0FC1"/>
    <w:rsid w:val="000A4237"/>
    <w:rsid w:val="000C1D27"/>
    <w:rsid w:val="000C32F1"/>
    <w:rsid w:val="000C496F"/>
    <w:rsid w:val="000D3FE2"/>
    <w:rsid w:val="000D5590"/>
    <w:rsid w:val="000D57A7"/>
    <w:rsid w:val="000D64B5"/>
    <w:rsid w:val="000D73F6"/>
    <w:rsid w:val="000E0FA2"/>
    <w:rsid w:val="000E3394"/>
    <w:rsid w:val="000E5A0C"/>
    <w:rsid w:val="000F5777"/>
    <w:rsid w:val="000F6ADF"/>
    <w:rsid w:val="000F728F"/>
    <w:rsid w:val="00100A2B"/>
    <w:rsid w:val="001053A6"/>
    <w:rsid w:val="00105411"/>
    <w:rsid w:val="001058D8"/>
    <w:rsid w:val="00105C98"/>
    <w:rsid w:val="0010628B"/>
    <w:rsid w:val="00111ACE"/>
    <w:rsid w:val="001142F9"/>
    <w:rsid w:val="00115DCC"/>
    <w:rsid w:val="00117677"/>
    <w:rsid w:val="001178AF"/>
    <w:rsid w:val="00121B45"/>
    <w:rsid w:val="001249FF"/>
    <w:rsid w:val="00124F6B"/>
    <w:rsid w:val="001301E1"/>
    <w:rsid w:val="001376A3"/>
    <w:rsid w:val="00137C50"/>
    <w:rsid w:val="00140269"/>
    <w:rsid w:val="00140538"/>
    <w:rsid w:val="00140B10"/>
    <w:rsid w:val="00144516"/>
    <w:rsid w:val="00145B62"/>
    <w:rsid w:val="00150DF4"/>
    <w:rsid w:val="0015105B"/>
    <w:rsid w:val="00152603"/>
    <w:rsid w:val="001544CC"/>
    <w:rsid w:val="001605A7"/>
    <w:rsid w:val="00165015"/>
    <w:rsid w:val="00165CB5"/>
    <w:rsid w:val="00166208"/>
    <w:rsid w:val="00167E8D"/>
    <w:rsid w:val="00171727"/>
    <w:rsid w:val="0017190B"/>
    <w:rsid w:val="00174DDB"/>
    <w:rsid w:val="00175052"/>
    <w:rsid w:val="00180843"/>
    <w:rsid w:val="0018560D"/>
    <w:rsid w:val="001928AE"/>
    <w:rsid w:val="00192FD9"/>
    <w:rsid w:val="00193677"/>
    <w:rsid w:val="00195FCD"/>
    <w:rsid w:val="001A0D91"/>
    <w:rsid w:val="001A0F16"/>
    <w:rsid w:val="001A383D"/>
    <w:rsid w:val="001A399E"/>
    <w:rsid w:val="001B2C9E"/>
    <w:rsid w:val="001B5B23"/>
    <w:rsid w:val="001B5F12"/>
    <w:rsid w:val="001C5FC2"/>
    <w:rsid w:val="001C6777"/>
    <w:rsid w:val="001C6ACE"/>
    <w:rsid w:val="001C799C"/>
    <w:rsid w:val="001D27CE"/>
    <w:rsid w:val="001D27F2"/>
    <w:rsid w:val="001D51F0"/>
    <w:rsid w:val="001D5686"/>
    <w:rsid w:val="001D5EC6"/>
    <w:rsid w:val="001D7633"/>
    <w:rsid w:val="001D789E"/>
    <w:rsid w:val="001E1D3A"/>
    <w:rsid w:val="001E2AED"/>
    <w:rsid w:val="001E4D45"/>
    <w:rsid w:val="001E749A"/>
    <w:rsid w:val="0020335E"/>
    <w:rsid w:val="00210F16"/>
    <w:rsid w:val="00211A21"/>
    <w:rsid w:val="002163FF"/>
    <w:rsid w:val="002218D4"/>
    <w:rsid w:val="0022573D"/>
    <w:rsid w:val="00225E82"/>
    <w:rsid w:val="00227F76"/>
    <w:rsid w:val="002314A3"/>
    <w:rsid w:val="002314BC"/>
    <w:rsid w:val="00231624"/>
    <w:rsid w:val="00231F17"/>
    <w:rsid w:val="00233764"/>
    <w:rsid w:val="00233E8B"/>
    <w:rsid w:val="00233F36"/>
    <w:rsid w:val="002341F7"/>
    <w:rsid w:val="00236868"/>
    <w:rsid w:val="00241E3C"/>
    <w:rsid w:val="00243B19"/>
    <w:rsid w:val="00244E33"/>
    <w:rsid w:val="0024560F"/>
    <w:rsid w:val="00247119"/>
    <w:rsid w:val="002507B8"/>
    <w:rsid w:val="00254715"/>
    <w:rsid w:val="0025530B"/>
    <w:rsid w:val="00255498"/>
    <w:rsid w:val="00260B47"/>
    <w:rsid w:val="00262BC8"/>
    <w:rsid w:val="00264DC7"/>
    <w:rsid w:val="002654D9"/>
    <w:rsid w:val="00265D8D"/>
    <w:rsid w:val="002673C8"/>
    <w:rsid w:val="00271638"/>
    <w:rsid w:val="002718CD"/>
    <w:rsid w:val="0027646D"/>
    <w:rsid w:val="002769F8"/>
    <w:rsid w:val="002839F9"/>
    <w:rsid w:val="00284E2B"/>
    <w:rsid w:val="002906C5"/>
    <w:rsid w:val="00296C1F"/>
    <w:rsid w:val="0029766B"/>
    <w:rsid w:val="002A3128"/>
    <w:rsid w:val="002B11C2"/>
    <w:rsid w:val="002B2FB4"/>
    <w:rsid w:val="002B4B68"/>
    <w:rsid w:val="002B74ED"/>
    <w:rsid w:val="002C1F65"/>
    <w:rsid w:val="002C25C1"/>
    <w:rsid w:val="002C2B70"/>
    <w:rsid w:val="002C5AD7"/>
    <w:rsid w:val="002D23AE"/>
    <w:rsid w:val="002D329F"/>
    <w:rsid w:val="002D4022"/>
    <w:rsid w:val="002D6F85"/>
    <w:rsid w:val="002D7E9C"/>
    <w:rsid w:val="002E18D9"/>
    <w:rsid w:val="002E1915"/>
    <w:rsid w:val="002E2654"/>
    <w:rsid w:val="002E39C4"/>
    <w:rsid w:val="002E4AB1"/>
    <w:rsid w:val="002F4BC3"/>
    <w:rsid w:val="002F64CC"/>
    <w:rsid w:val="00301CF6"/>
    <w:rsid w:val="00303C58"/>
    <w:rsid w:val="00306263"/>
    <w:rsid w:val="00313378"/>
    <w:rsid w:val="00314CF3"/>
    <w:rsid w:val="00321259"/>
    <w:rsid w:val="003215B8"/>
    <w:rsid w:val="00321CE1"/>
    <w:rsid w:val="00321D01"/>
    <w:rsid w:val="00325C84"/>
    <w:rsid w:val="0033287B"/>
    <w:rsid w:val="003328B7"/>
    <w:rsid w:val="00332FF1"/>
    <w:rsid w:val="00335D28"/>
    <w:rsid w:val="003436F1"/>
    <w:rsid w:val="00343868"/>
    <w:rsid w:val="0034467A"/>
    <w:rsid w:val="00345780"/>
    <w:rsid w:val="00353403"/>
    <w:rsid w:val="00353E9C"/>
    <w:rsid w:val="003543BF"/>
    <w:rsid w:val="00356FFD"/>
    <w:rsid w:val="00360915"/>
    <w:rsid w:val="00362076"/>
    <w:rsid w:val="00365199"/>
    <w:rsid w:val="0036614F"/>
    <w:rsid w:val="00367E4C"/>
    <w:rsid w:val="00371449"/>
    <w:rsid w:val="00371931"/>
    <w:rsid w:val="00372487"/>
    <w:rsid w:val="00372E55"/>
    <w:rsid w:val="003740DC"/>
    <w:rsid w:val="00376B56"/>
    <w:rsid w:val="00376FCC"/>
    <w:rsid w:val="00381515"/>
    <w:rsid w:val="00386F52"/>
    <w:rsid w:val="003877E6"/>
    <w:rsid w:val="003902AF"/>
    <w:rsid w:val="00390FBD"/>
    <w:rsid w:val="003920DF"/>
    <w:rsid w:val="0039397F"/>
    <w:rsid w:val="003974CD"/>
    <w:rsid w:val="003A0A67"/>
    <w:rsid w:val="003A3DC5"/>
    <w:rsid w:val="003B28DC"/>
    <w:rsid w:val="003B3C95"/>
    <w:rsid w:val="003B6442"/>
    <w:rsid w:val="003B7993"/>
    <w:rsid w:val="003C3B35"/>
    <w:rsid w:val="003D1472"/>
    <w:rsid w:val="003D5E96"/>
    <w:rsid w:val="003E3910"/>
    <w:rsid w:val="003E521E"/>
    <w:rsid w:val="00407FAD"/>
    <w:rsid w:val="00411DC2"/>
    <w:rsid w:val="004155AE"/>
    <w:rsid w:val="00416746"/>
    <w:rsid w:val="00416967"/>
    <w:rsid w:val="00417399"/>
    <w:rsid w:val="00417E69"/>
    <w:rsid w:val="00426ABB"/>
    <w:rsid w:val="00433F89"/>
    <w:rsid w:val="004343DE"/>
    <w:rsid w:val="00434862"/>
    <w:rsid w:val="00434C00"/>
    <w:rsid w:val="004355D6"/>
    <w:rsid w:val="0043589D"/>
    <w:rsid w:val="00444821"/>
    <w:rsid w:val="00454B70"/>
    <w:rsid w:val="00456382"/>
    <w:rsid w:val="00456F8B"/>
    <w:rsid w:val="00460138"/>
    <w:rsid w:val="00462503"/>
    <w:rsid w:val="004626E4"/>
    <w:rsid w:val="0046561C"/>
    <w:rsid w:val="004656FB"/>
    <w:rsid w:val="004665C4"/>
    <w:rsid w:val="004779B2"/>
    <w:rsid w:val="004805A6"/>
    <w:rsid w:val="00481F18"/>
    <w:rsid w:val="004822AA"/>
    <w:rsid w:val="004825A7"/>
    <w:rsid w:val="00482BAB"/>
    <w:rsid w:val="00482DE6"/>
    <w:rsid w:val="00484DA0"/>
    <w:rsid w:val="004862CE"/>
    <w:rsid w:val="00486340"/>
    <w:rsid w:val="00487219"/>
    <w:rsid w:val="004923F9"/>
    <w:rsid w:val="004928BE"/>
    <w:rsid w:val="00492A26"/>
    <w:rsid w:val="004937D6"/>
    <w:rsid w:val="00496324"/>
    <w:rsid w:val="004A09F7"/>
    <w:rsid w:val="004A4872"/>
    <w:rsid w:val="004A4ED4"/>
    <w:rsid w:val="004A5815"/>
    <w:rsid w:val="004B1614"/>
    <w:rsid w:val="004B1762"/>
    <w:rsid w:val="004B197F"/>
    <w:rsid w:val="004B25C4"/>
    <w:rsid w:val="004B43E9"/>
    <w:rsid w:val="004B4EB2"/>
    <w:rsid w:val="004B5847"/>
    <w:rsid w:val="004B763E"/>
    <w:rsid w:val="004D04E0"/>
    <w:rsid w:val="004D53C7"/>
    <w:rsid w:val="004E2845"/>
    <w:rsid w:val="004E2B25"/>
    <w:rsid w:val="004F21A3"/>
    <w:rsid w:val="004F23AD"/>
    <w:rsid w:val="004F3BF3"/>
    <w:rsid w:val="004F68C1"/>
    <w:rsid w:val="004F6F0C"/>
    <w:rsid w:val="00500198"/>
    <w:rsid w:val="005010B7"/>
    <w:rsid w:val="005010D6"/>
    <w:rsid w:val="00505718"/>
    <w:rsid w:val="005072A2"/>
    <w:rsid w:val="005109A3"/>
    <w:rsid w:val="00511206"/>
    <w:rsid w:val="00511F8A"/>
    <w:rsid w:val="005125BE"/>
    <w:rsid w:val="00512D5F"/>
    <w:rsid w:val="00517319"/>
    <w:rsid w:val="005212CD"/>
    <w:rsid w:val="0052469D"/>
    <w:rsid w:val="005272B4"/>
    <w:rsid w:val="00534028"/>
    <w:rsid w:val="005366C5"/>
    <w:rsid w:val="005400EF"/>
    <w:rsid w:val="00543D3A"/>
    <w:rsid w:val="00544795"/>
    <w:rsid w:val="00544F68"/>
    <w:rsid w:val="005469FF"/>
    <w:rsid w:val="005526BF"/>
    <w:rsid w:val="00556BC8"/>
    <w:rsid w:val="00557ADB"/>
    <w:rsid w:val="005627F1"/>
    <w:rsid w:val="00570606"/>
    <w:rsid w:val="005711DD"/>
    <w:rsid w:val="005733E0"/>
    <w:rsid w:val="00573F7D"/>
    <w:rsid w:val="005745E4"/>
    <w:rsid w:val="00574DDF"/>
    <w:rsid w:val="0058170B"/>
    <w:rsid w:val="00582B61"/>
    <w:rsid w:val="00583077"/>
    <w:rsid w:val="0059040C"/>
    <w:rsid w:val="00593571"/>
    <w:rsid w:val="00593A08"/>
    <w:rsid w:val="005A0B75"/>
    <w:rsid w:val="005A1D68"/>
    <w:rsid w:val="005A767A"/>
    <w:rsid w:val="005B00A4"/>
    <w:rsid w:val="005B3D26"/>
    <w:rsid w:val="005B6C6D"/>
    <w:rsid w:val="005C5E5B"/>
    <w:rsid w:val="005D26F3"/>
    <w:rsid w:val="005D2787"/>
    <w:rsid w:val="005D4182"/>
    <w:rsid w:val="005D60F3"/>
    <w:rsid w:val="005E1600"/>
    <w:rsid w:val="005E3154"/>
    <w:rsid w:val="005E3920"/>
    <w:rsid w:val="005E5768"/>
    <w:rsid w:val="005E733B"/>
    <w:rsid w:val="005F6011"/>
    <w:rsid w:val="00600BB6"/>
    <w:rsid w:val="0060118F"/>
    <w:rsid w:val="00601868"/>
    <w:rsid w:val="0061254B"/>
    <w:rsid w:val="00613A2B"/>
    <w:rsid w:val="00613B5E"/>
    <w:rsid w:val="00617900"/>
    <w:rsid w:val="006221B3"/>
    <w:rsid w:val="0062316C"/>
    <w:rsid w:val="00623FED"/>
    <w:rsid w:val="00630B62"/>
    <w:rsid w:val="00631775"/>
    <w:rsid w:val="00634B54"/>
    <w:rsid w:val="006354F0"/>
    <w:rsid w:val="006463AC"/>
    <w:rsid w:val="00647327"/>
    <w:rsid w:val="00653781"/>
    <w:rsid w:val="0065602E"/>
    <w:rsid w:val="00657212"/>
    <w:rsid w:val="00657D87"/>
    <w:rsid w:val="0066273C"/>
    <w:rsid w:val="00663566"/>
    <w:rsid w:val="0066564C"/>
    <w:rsid w:val="006719B3"/>
    <w:rsid w:val="00671CD6"/>
    <w:rsid w:val="00675E3F"/>
    <w:rsid w:val="00682051"/>
    <w:rsid w:val="0068407D"/>
    <w:rsid w:val="006948F8"/>
    <w:rsid w:val="006A4B78"/>
    <w:rsid w:val="006A4DAC"/>
    <w:rsid w:val="006A577A"/>
    <w:rsid w:val="006A70EA"/>
    <w:rsid w:val="006B2826"/>
    <w:rsid w:val="006B4AB8"/>
    <w:rsid w:val="006B7B4A"/>
    <w:rsid w:val="006C099C"/>
    <w:rsid w:val="006C1C6B"/>
    <w:rsid w:val="006C43CD"/>
    <w:rsid w:val="006D01F4"/>
    <w:rsid w:val="006D251D"/>
    <w:rsid w:val="006D34FC"/>
    <w:rsid w:val="006D3BC0"/>
    <w:rsid w:val="006E0131"/>
    <w:rsid w:val="006E299A"/>
    <w:rsid w:val="006E299C"/>
    <w:rsid w:val="006E33C6"/>
    <w:rsid w:val="006E3B9F"/>
    <w:rsid w:val="006E4F55"/>
    <w:rsid w:val="006E56A0"/>
    <w:rsid w:val="006E665F"/>
    <w:rsid w:val="006E7D6B"/>
    <w:rsid w:val="006F110E"/>
    <w:rsid w:val="006F69FF"/>
    <w:rsid w:val="006F7839"/>
    <w:rsid w:val="006F7A0E"/>
    <w:rsid w:val="00701242"/>
    <w:rsid w:val="007013CA"/>
    <w:rsid w:val="00702641"/>
    <w:rsid w:val="00703F61"/>
    <w:rsid w:val="00704D79"/>
    <w:rsid w:val="00710B08"/>
    <w:rsid w:val="0071267F"/>
    <w:rsid w:val="00722CFC"/>
    <w:rsid w:val="007266FD"/>
    <w:rsid w:val="00726990"/>
    <w:rsid w:val="0072717E"/>
    <w:rsid w:val="00735CE9"/>
    <w:rsid w:val="00740857"/>
    <w:rsid w:val="0074441B"/>
    <w:rsid w:val="007452C1"/>
    <w:rsid w:val="0074577C"/>
    <w:rsid w:val="007600C4"/>
    <w:rsid w:val="007626E8"/>
    <w:rsid w:val="00764268"/>
    <w:rsid w:val="007679B5"/>
    <w:rsid w:val="007720E6"/>
    <w:rsid w:val="007735AC"/>
    <w:rsid w:val="00776A60"/>
    <w:rsid w:val="00777F12"/>
    <w:rsid w:val="007866B7"/>
    <w:rsid w:val="00786E19"/>
    <w:rsid w:val="00790BC5"/>
    <w:rsid w:val="007939A7"/>
    <w:rsid w:val="007965E0"/>
    <w:rsid w:val="007A09F9"/>
    <w:rsid w:val="007A177D"/>
    <w:rsid w:val="007A4307"/>
    <w:rsid w:val="007B157E"/>
    <w:rsid w:val="007B2523"/>
    <w:rsid w:val="007B311C"/>
    <w:rsid w:val="007B5E44"/>
    <w:rsid w:val="007C3B91"/>
    <w:rsid w:val="007C5E39"/>
    <w:rsid w:val="007C727C"/>
    <w:rsid w:val="007D20AA"/>
    <w:rsid w:val="007D3162"/>
    <w:rsid w:val="007D3E2C"/>
    <w:rsid w:val="007D56A9"/>
    <w:rsid w:val="007D588C"/>
    <w:rsid w:val="007D58F0"/>
    <w:rsid w:val="007D5B76"/>
    <w:rsid w:val="007D5B93"/>
    <w:rsid w:val="007D6C22"/>
    <w:rsid w:val="007E38A6"/>
    <w:rsid w:val="007F3432"/>
    <w:rsid w:val="007F3A5F"/>
    <w:rsid w:val="007F3CCC"/>
    <w:rsid w:val="007F55CF"/>
    <w:rsid w:val="007F620A"/>
    <w:rsid w:val="007F7BA2"/>
    <w:rsid w:val="00800CE9"/>
    <w:rsid w:val="0080463A"/>
    <w:rsid w:val="00804EF5"/>
    <w:rsid w:val="00805BE6"/>
    <w:rsid w:val="008076EF"/>
    <w:rsid w:val="0081151A"/>
    <w:rsid w:val="00817743"/>
    <w:rsid w:val="0082112E"/>
    <w:rsid w:val="00821B58"/>
    <w:rsid w:val="00834C66"/>
    <w:rsid w:val="0083603F"/>
    <w:rsid w:val="0083773B"/>
    <w:rsid w:val="00837F10"/>
    <w:rsid w:val="00841AFA"/>
    <w:rsid w:val="00842F92"/>
    <w:rsid w:val="00846134"/>
    <w:rsid w:val="00846B85"/>
    <w:rsid w:val="008472F4"/>
    <w:rsid w:val="0085268E"/>
    <w:rsid w:val="0085316D"/>
    <w:rsid w:val="00854AFF"/>
    <w:rsid w:val="00857B2D"/>
    <w:rsid w:val="008602B1"/>
    <w:rsid w:val="00861C51"/>
    <w:rsid w:val="00862551"/>
    <w:rsid w:val="00863778"/>
    <w:rsid w:val="00863FAB"/>
    <w:rsid w:val="00864723"/>
    <w:rsid w:val="00864DC7"/>
    <w:rsid w:val="00866712"/>
    <w:rsid w:val="00871BE1"/>
    <w:rsid w:val="0088016D"/>
    <w:rsid w:val="00883CA7"/>
    <w:rsid w:val="008846A6"/>
    <w:rsid w:val="00884BB1"/>
    <w:rsid w:val="00886BA3"/>
    <w:rsid w:val="008876B4"/>
    <w:rsid w:val="008948CE"/>
    <w:rsid w:val="008962E3"/>
    <w:rsid w:val="008966FE"/>
    <w:rsid w:val="008A28EF"/>
    <w:rsid w:val="008A42BA"/>
    <w:rsid w:val="008A5817"/>
    <w:rsid w:val="008A5D11"/>
    <w:rsid w:val="008A68C9"/>
    <w:rsid w:val="008B1B75"/>
    <w:rsid w:val="008B466D"/>
    <w:rsid w:val="008C65F6"/>
    <w:rsid w:val="008C67AE"/>
    <w:rsid w:val="008D0CC6"/>
    <w:rsid w:val="008D2B64"/>
    <w:rsid w:val="008D2EBA"/>
    <w:rsid w:val="008E0B54"/>
    <w:rsid w:val="008E666E"/>
    <w:rsid w:val="008E7DDF"/>
    <w:rsid w:val="008F00BF"/>
    <w:rsid w:val="008F1FAE"/>
    <w:rsid w:val="008F47FC"/>
    <w:rsid w:val="008F49D2"/>
    <w:rsid w:val="008F5B12"/>
    <w:rsid w:val="00902990"/>
    <w:rsid w:val="00905503"/>
    <w:rsid w:val="009065E5"/>
    <w:rsid w:val="00912E36"/>
    <w:rsid w:val="00915797"/>
    <w:rsid w:val="00916C4D"/>
    <w:rsid w:val="00917665"/>
    <w:rsid w:val="00925E20"/>
    <w:rsid w:val="0092775A"/>
    <w:rsid w:val="009302B4"/>
    <w:rsid w:val="00931657"/>
    <w:rsid w:val="009317FB"/>
    <w:rsid w:val="00934DA5"/>
    <w:rsid w:val="009355D9"/>
    <w:rsid w:val="009356D9"/>
    <w:rsid w:val="00936FF1"/>
    <w:rsid w:val="009400A4"/>
    <w:rsid w:val="00943E90"/>
    <w:rsid w:val="009444C6"/>
    <w:rsid w:val="009564C2"/>
    <w:rsid w:val="0096288C"/>
    <w:rsid w:val="00965CF5"/>
    <w:rsid w:val="009677AD"/>
    <w:rsid w:val="0097106F"/>
    <w:rsid w:val="00971A73"/>
    <w:rsid w:val="00975311"/>
    <w:rsid w:val="00977B0E"/>
    <w:rsid w:val="00981A76"/>
    <w:rsid w:val="00983F21"/>
    <w:rsid w:val="00984D70"/>
    <w:rsid w:val="00985BFE"/>
    <w:rsid w:val="0099159D"/>
    <w:rsid w:val="0099212F"/>
    <w:rsid w:val="009949B4"/>
    <w:rsid w:val="009A52FA"/>
    <w:rsid w:val="009B145D"/>
    <w:rsid w:val="009C19D9"/>
    <w:rsid w:val="009C3ED4"/>
    <w:rsid w:val="009D4540"/>
    <w:rsid w:val="009E4860"/>
    <w:rsid w:val="009E77A8"/>
    <w:rsid w:val="009F23B8"/>
    <w:rsid w:val="00A00E6C"/>
    <w:rsid w:val="00A020EC"/>
    <w:rsid w:val="00A0352D"/>
    <w:rsid w:val="00A06568"/>
    <w:rsid w:val="00A124F6"/>
    <w:rsid w:val="00A12565"/>
    <w:rsid w:val="00A15228"/>
    <w:rsid w:val="00A167DB"/>
    <w:rsid w:val="00A20910"/>
    <w:rsid w:val="00A241FA"/>
    <w:rsid w:val="00A258D4"/>
    <w:rsid w:val="00A32758"/>
    <w:rsid w:val="00A364BB"/>
    <w:rsid w:val="00A44A9B"/>
    <w:rsid w:val="00A451A0"/>
    <w:rsid w:val="00A5459B"/>
    <w:rsid w:val="00A56D7B"/>
    <w:rsid w:val="00A62C97"/>
    <w:rsid w:val="00A63D66"/>
    <w:rsid w:val="00A641C0"/>
    <w:rsid w:val="00A65399"/>
    <w:rsid w:val="00A65DBC"/>
    <w:rsid w:val="00A66614"/>
    <w:rsid w:val="00A70FFE"/>
    <w:rsid w:val="00A71897"/>
    <w:rsid w:val="00A72DCE"/>
    <w:rsid w:val="00A7328B"/>
    <w:rsid w:val="00A81B30"/>
    <w:rsid w:val="00A8614A"/>
    <w:rsid w:val="00A90653"/>
    <w:rsid w:val="00A91308"/>
    <w:rsid w:val="00A9240B"/>
    <w:rsid w:val="00A93600"/>
    <w:rsid w:val="00A949E9"/>
    <w:rsid w:val="00A96CB8"/>
    <w:rsid w:val="00A97B5F"/>
    <w:rsid w:val="00A97DB1"/>
    <w:rsid w:val="00AA2430"/>
    <w:rsid w:val="00AA3A47"/>
    <w:rsid w:val="00AA5767"/>
    <w:rsid w:val="00AB0CFB"/>
    <w:rsid w:val="00AB3624"/>
    <w:rsid w:val="00AB408A"/>
    <w:rsid w:val="00AB6DC5"/>
    <w:rsid w:val="00AB6F72"/>
    <w:rsid w:val="00AC270F"/>
    <w:rsid w:val="00AC3C6C"/>
    <w:rsid w:val="00AC4345"/>
    <w:rsid w:val="00AC4AD2"/>
    <w:rsid w:val="00AC765A"/>
    <w:rsid w:val="00AD329C"/>
    <w:rsid w:val="00AE206A"/>
    <w:rsid w:val="00AE542F"/>
    <w:rsid w:val="00AE77B9"/>
    <w:rsid w:val="00AF1FF1"/>
    <w:rsid w:val="00AF3526"/>
    <w:rsid w:val="00AF7375"/>
    <w:rsid w:val="00B04AC1"/>
    <w:rsid w:val="00B1105F"/>
    <w:rsid w:val="00B11C01"/>
    <w:rsid w:val="00B15BEF"/>
    <w:rsid w:val="00B174E6"/>
    <w:rsid w:val="00B222F5"/>
    <w:rsid w:val="00B2368D"/>
    <w:rsid w:val="00B27267"/>
    <w:rsid w:val="00B3051E"/>
    <w:rsid w:val="00B31139"/>
    <w:rsid w:val="00B31AA4"/>
    <w:rsid w:val="00B33DCF"/>
    <w:rsid w:val="00B35111"/>
    <w:rsid w:val="00B36BCC"/>
    <w:rsid w:val="00B3746C"/>
    <w:rsid w:val="00B41363"/>
    <w:rsid w:val="00B4332A"/>
    <w:rsid w:val="00B465F6"/>
    <w:rsid w:val="00B47645"/>
    <w:rsid w:val="00B50289"/>
    <w:rsid w:val="00B54B21"/>
    <w:rsid w:val="00B55EA8"/>
    <w:rsid w:val="00B670EB"/>
    <w:rsid w:val="00B671BD"/>
    <w:rsid w:val="00B703E8"/>
    <w:rsid w:val="00B77DD9"/>
    <w:rsid w:val="00B85E12"/>
    <w:rsid w:val="00BA0CA1"/>
    <w:rsid w:val="00BA16BB"/>
    <w:rsid w:val="00BB1759"/>
    <w:rsid w:val="00BB3CCD"/>
    <w:rsid w:val="00BC100B"/>
    <w:rsid w:val="00BC2832"/>
    <w:rsid w:val="00BD09E7"/>
    <w:rsid w:val="00BD25A0"/>
    <w:rsid w:val="00BD42DB"/>
    <w:rsid w:val="00BD5B1E"/>
    <w:rsid w:val="00BE233D"/>
    <w:rsid w:val="00BE38FA"/>
    <w:rsid w:val="00BE3DAC"/>
    <w:rsid w:val="00BE743D"/>
    <w:rsid w:val="00BF1694"/>
    <w:rsid w:val="00BF3616"/>
    <w:rsid w:val="00BF56B1"/>
    <w:rsid w:val="00BF5E76"/>
    <w:rsid w:val="00C00D3E"/>
    <w:rsid w:val="00C115CF"/>
    <w:rsid w:val="00C1435C"/>
    <w:rsid w:val="00C157FA"/>
    <w:rsid w:val="00C170CE"/>
    <w:rsid w:val="00C2381F"/>
    <w:rsid w:val="00C24A9F"/>
    <w:rsid w:val="00C32839"/>
    <w:rsid w:val="00C332D0"/>
    <w:rsid w:val="00C343B7"/>
    <w:rsid w:val="00C3446F"/>
    <w:rsid w:val="00C350BE"/>
    <w:rsid w:val="00C352AC"/>
    <w:rsid w:val="00C500C6"/>
    <w:rsid w:val="00C50EB2"/>
    <w:rsid w:val="00C52D8B"/>
    <w:rsid w:val="00C54743"/>
    <w:rsid w:val="00C56895"/>
    <w:rsid w:val="00C622BC"/>
    <w:rsid w:val="00C6246E"/>
    <w:rsid w:val="00C65925"/>
    <w:rsid w:val="00C67979"/>
    <w:rsid w:val="00C70989"/>
    <w:rsid w:val="00C715CC"/>
    <w:rsid w:val="00C72688"/>
    <w:rsid w:val="00C72896"/>
    <w:rsid w:val="00C758EC"/>
    <w:rsid w:val="00C75BF1"/>
    <w:rsid w:val="00C80205"/>
    <w:rsid w:val="00C84261"/>
    <w:rsid w:val="00C878B0"/>
    <w:rsid w:val="00C90751"/>
    <w:rsid w:val="00C919F2"/>
    <w:rsid w:val="00C91A6A"/>
    <w:rsid w:val="00C97037"/>
    <w:rsid w:val="00CA562D"/>
    <w:rsid w:val="00CA6438"/>
    <w:rsid w:val="00CB1691"/>
    <w:rsid w:val="00CB17A4"/>
    <w:rsid w:val="00CB21D7"/>
    <w:rsid w:val="00CB2486"/>
    <w:rsid w:val="00CB67A5"/>
    <w:rsid w:val="00CC0648"/>
    <w:rsid w:val="00CC0F96"/>
    <w:rsid w:val="00CC2329"/>
    <w:rsid w:val="00CC2F6D"/>
    <w:rsid w:val="00CC30DC"/>
    <w:rsid w:val="00CC556C"/>
    <w:rsid w:val="00CC6871"/>
    <w:rsid w:val="00CD42A7"/>
    <w:rsid w:val="00CD67C5"/>
    <w:rsid w:val="00CD70F8"/>
    <w:rsid w:val="00CD7420"/>
    <w:rsid w:val="00CE3805"/>
    <w:rsid w:val="00CE4954"/>
    <w:rsid w:val="00CE7FED"/>
    <w:rsid w:val="00CF1B76"/>
    <w:rsid w:val="00CF24C2"/>
    <w:rsid w:val="00CF30A8"/>
    <w:rsid w:val="00CF75FE"/>
    <w:rsid w:val="00D00895"/>
    <w:rsid w:val="00D01F7F"/>
    <w:rsid w:val="00D041DE"/>
    <w:rsid w:val="00D06BB2"/>
    <w:rsid w:val="00D07850"/>
    <w:rsid w:val="00D078B5"/>
    <w:rsid w:val="00D13E87"/>
    <w:rsid w:val="00D15840"/>
    <w:rsid w:val="00D16B34"/>
    <w:rsid w:val="00D16D15"/>
    <w:rsid w:val="00D22DDD"/>
    <w:rsid w:val="00D236F1"/>
    <w:rsid w:val="00D23C93"/>
    <w:rsid w:val="00D27B11"/>
    <w:rsid w:val="00D30016"/>
    <w:rsid w:val="00D31679"/>
    <w:rsid w:val="00D33729"/>
    <w:rsid w:val="00D34937"/>
    <w:rsid w:val="00D34956"/>
    <w:rsid w:val="00D34DE5"/>
    <w:rsid w:val="00D367A5"/>
    <w:rsid w:val="00D40112"/>
    <w:rsid w:val="00D41995"/>
    <w:rsid w:val="00D44D96"/>
    <w:rsid w:val="00D50B29"/>
    <w:rsid w:val="00D535B8"/>
    <w:rsid w:val="00D55FFE"/>
    <w:rsid w:val="00D61CE0"/>
    <w:rsid w:val="00D62CAE"/>
    <w:rsid w:val="00D64354"/>
    <w:rsid w:val="00D70AA5"/>
    <w:rsid w:val="00D728AC"/>
    <w:rsid w:val="00D731F3"/>
    <w:rsid w:val="00D735CF"/>
    <w:rsid w:val="00D82BB2"/>
    <w:rsid w:val="00D8376F"/>
    <w:rsid w:val="00D861FD"/>
    <w:rsid w:val="00D9372E"/>
    <w:rsid w:val="00D97866"/>
    <w:rsid w:val="00DA011A"/>
    <w:rsid w:val="00DA1A09"/>
    <w:rsid w:val="00DA35D3"/>
    <w:rsid w:val="00DB1A88"/>
    <w:rsid w:val="00DB2A26"/>
    <w:rsid w:val="00DB3B91"/>
    <w:rsid w:val="00DB6A57"/>
    <w:rsid w:val="00DC1CCC"/>
    <w:rsid w:val="00DC1EC3"/>
    <w:rsid w:val="00DC530F"/>
    <w:rsid w:val="00DC5B27"/>
    <w:rsid w:val="00DC79FB"/>
    <w:rsid w:val="00DD531C"/>
    <w:rsid w:val="00DD78DA"/>
    <w:rsid w:val="00DE0F67"/>
    <w:rsid w:val="00DE49C3"/>
    <w:rsid w:val="00DE6C36"/>
    <w:rsid w:val="00DE743A"/>
    <w:rsid w:val="00DF07FD"/>
    <w:rsid w:val="00DF1EE6"/>
    <w:rsid w:val="00DF699F"/>
    <w:rsid w:val="00DF75CE"/>
    <w:rsid w:val="00DF7806"/>
    <w:rsid w:val="00E00077"/>
    <w:rsid w:val="00E01031"/>
    <w:rsid w:val="00E038F5"/>
    <w:rsid w:val="00E03A50"/>
    <w:rsid w:val="00E03C0C"/>
    <w:rsid w:val="00E11112"/>
    <w:rsid w:val="00E1173A"/>
    <w:rsid w:val="00E11D56"/>
    <w:rsid w:val="00E153EE"/>
    <w:rsid w:val="00E204B4"/>
    <w:rsid w:val="00E212EE"/>
    <w:rsid w:val="00E22CFD"/>
    <w:rsid w:val="00E27548"/>
    <w:rsid w:val="00E300A4"/>
    <w:rsid w:val="00E37279"/>
    <w:rsid w:val="00E378F5"/>
    <w:rsid w:val="00E40F65"/>
    <w:rsid w:val="00E436B2"/>
    <w:rsid w:val="00E45C60"/>
    <w:rsid w:val="00E4752B"/>
    <w:rsid w:val="00E47C23"/>
    <w:rsid w:val="00E507BC"/>
    <w:rsid w:val="00E51655"/>
    <w:rsid w:val="00E5461F"/>
    <w:rsid w:val="00E64BB3"/>
    <w:rsid w:val="00E64EBD"/>
    <w:rsid w:val="00E67884"/>
    <w:rsid w:val="00E711D6"/>
    <w:rsid w:val="00E713FC"/>
    <w:rsid w:val="00E7241B"/>
    <w:rsid w:val="00E75566"/>
    <w:rsid w:val="00E76A13"/>
    <w:rsid w:val="00E8095F"/>
    <w:rsid w:val="00E8434B"/>
    <w:rsid w:val="00E86088"/>
    <w:rsid w:val="00E86140"/>
    <w:rsid w:val="00E952F7"/>
    <w:rsid w:val="00E95747"/>
    <w:rsid w:val="00EA04CF"/>
    <w:rsid w:val="00EA08A0"/>
    <w:rsid w:val="00EA0BE4"/>
    <w:rsid w:val="00EA3823"/>
    <w:rsid w:val="00EA46AB"/>
    <w:rsid w:val="00EA559A"/>
    <w:rsid w:val="00EB37D8"/>
    <w:rsid w:val="00EB5055"/>
    <w:rsid w:val="00EC2E41"/>
    <w:rsid w:val="00EC37FA"/>
    <w:rsid w:val="00EC5CDD"/>
    <w:rsid w:val="00ED1D51"/>
    <w:rsid w:val="00ED52F9"/>
    <w:rsid w:val="00ED69DF"/>
    <w:rsid w:val="00EE2B4F"/>
    <w:rsid w:val="00EF00A4"/>
    <w:rsid w:val="00EF0D9E"/>
    <w:rsid w:val="00EF14D6"/>
    <w:rsid w:val="00EF239B"/>
    <w:rsid w:val="00F000DB"/>
    <w:rsid w:val="00F06189"/>
    <w:rsid w:val="00F06D0C"/>
    <w:rsid w:val="00F0732A"/>
    <w:rsid w:val="00F10FE9"/>
    <w:rsid w:val="00F130FE"/>
    <w:rsid w:val="00F14DF2"/>
    <w:rsid w:val="00F14E4C"/>
    <w:rsid w:val="00F15158"/>
    <w:rsid w:val="00F1673F"/>
    <w:rsid w:val="00F178E9"/>
    <w:rsid w:val="00F2039E"/>
    <w:rsid w:val="00F2045A"/>
    <w:rsid w:val="00F208FB"/>
    <w:rsid w:val="00F20D13"/>
    <w:rsid w:val="00F22CEE"/>
    <w:rsid w:val="00F25764"/>
    <w:rsid w:val="00F260A9"/>
    <w:rsid w:val="00F272C6"/>
    <w:rsid w:val="00F30111"/>
    <w:rsid w:val="00F31709"/>
    <w:rsid w:val="00F33A0C"/>
    <w:rsid w:val="00F34B41"/>
    <w:rsid w:val="00F37383"/>
    <w:rsid w:val="00F40322"/>
    <w:rsid w:val="00F405BC"/>
    <w:rsid w:val="00F420CC"/>
    <w:rsid w:val="00F43FE2"/>
    <w:rsid w:val="00F44AC4"/>
    <w:rsid w:val="00F50139"/>
    <w:rsid w:val="00F51A36"/>
    <w:rsid w:val="00F5305D"/>
    <w:rsid w:val="00F534BE"/>
    <w:rsid w:val="00F53513"/>
    <w:rsid w:val="00F54C51"/>
    <w:rsid w:val="00F5533F"/>
    <w:rsid w:val="00F57E43"/>
    <w:rsid w:val="00F62034"/>
    <w:rsid w:val="00F62B5D"/>
    <w:rsid w:val="00F65094"/>
    <w:rsid w:val="00F65746"/>
    <w:rsid w:val="00F759AA"/>
    <w:rsid w:val="00F76713"/>
    <w:rsid w:val="00F7673A"/>
    <w:rsid w:val="00F76D62"/>
    <w:rsid w:val="00F778B5"/>
    <w:rsid w:val="00F8421F"/>
    <w:rsid w:val="00F842FF"/>
    <w:rsid w:val="00F845A6"/>
    <w:rsid w:val="00F84A3B"/>
    <w:rsid w:val="00F84DA9"/>
    <w:rsid w:val="00F86109"/>
    <w:rsid w:val="00F92032"/>
    <w:rsid w:val="00F974CE"/>
    <w:rsid w:val="00FA5C17"/>
    <w:rsid w:val="00FA5CF7"/>
    <w:rsid w:val="00FA74DB"/>
    <w:rsid w:val="00FB2CDF"/>
    <w:rsid w:val="00FB3BAF"/>
    <w:rsid w:val="00FB69DA"/>
    <w:rsid w:val="00FB705F"/>
    <w:rsid w:val="00FC1670"/>
    <w:rsid w:val="00FC33B0"/>
    <w:rsid w:val="00FC3536"/>
    <w:rsid w:val="00FC6D63"/>
    <w:rsid w:val="00FD075D"/>
    <w:rsid w:val="00FD2134"/>
    <w:rsid w:val="00FD5806"/>
    <w:rsid w:val="00FE0A52"/>
    <w:rsid w:val="00FE0D77"/>
    <w:rsid w:val="00FF0361"/>
    <w:rsid w:val="00FF037E"/>
    <w:rsid w:val="00FF3492"/>
    <w:rsid w:val="00FF43F2"/>
    <w:rsid w:val="00FF5060"/>
    <w:rsid w:val="00FF57D3"/>
    <w:rsid w:val="00FF7020"/>
    <w:rsid w:val="00FF7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;"/>
  <w14:docId w14:val="0F11991A"/>
  <w15:docId w15:val="{52994186-1BD3-4ED7-A023-A41856F9C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260" w:line="26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44" w:unhideWhenUsed="1"/>
    <w:lsdException w:name="toc 7" w:semiHidden="1" w:uiPriority="44" w:unhideWhenUsed="1"/>
    <w:lsdException w:name="toc 8" w:semiHidden="1" w:uiPriority="44" w:unhideWhenUsed="1"/>
    <w:lsdException w:name="toc 9" w:semiHidden="1" w:uiPriority="44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9" w:unhideWhenUsed="1" w:qFormat="1"/>
    <w:lsdException w:name="List Bullet" w:semiHidden="1" w:unhideWhenUsed="1" w:qFormat="1"/>
    <w:lsdException w:name="List Number" w:semiHidden="1" w:unhideWhenUsed="1"/>
    <w:lsdException w:name="List 2" w:semiHidden="1" w:uiPriority="9" w:unhideWhenUsed="1" w:qFormat="1"/>
    <w:lsdException w:name="List 3" w:semiHidden="1" w:uiPriority="9" w:unhideWhenUsed="1" w:qFormat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iPriority="9" w:unhideWhenUsed="1" w:qFormat="1"/>
    <w:lsdException w:name="List Bullet 4" w:semiHidden="1" w:uiPriority="9" w:unhideWhenUsed="1" w:qFormat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 w:qFormat="1"/>
    <w:lsdException w:name="Body Text 3" w:semiHidden="1" w:uiPriority="0" w:unhideWhenUsed="1" w:qFormat="1"/>
    <w:lsdException w:name="Body Text Indent 2" w:semiHidden="1" w:uiPriority="1" w:unhideWhenUsed="1" w:qFormat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10" w:qFormat="1"/>
    <w:lsdException w:name="Intense Quote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semiHidden="1" w:uiPriority="21" w:qFormat="1"/>
    <w:lsdException w:name="Subtle Reference" w:semiHidden="1"/>
    <w:lsdException w:name="Intense Reference" w:qFormat="1"/>
    <w:lsdException w:name="Book Title" w:semiHidden="1" w:uiPriority="33"/>
    <w:lsdException w:name="Bibliography" w:semiHidden="1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773B"/>
    <w:pPr>
      <w:spacing w:before="80" w:after="80" w:line="259" w:lineRule="auto"/>
    </w:pPr>
    <w:rPr>
      <w:rFonts w:ascii="Arial" w:hAnsi="Arial"/>
      <w:lang w:val="de-CH"/>
    </w:rPr>
  </w:style>
  <w:style w:type="paragraph" w:styleId="Titre1">
    <w:name w:val="heading 1"/>
    <w:basedOn w:val="Normal"/>
    <w:next w:val="Normal"/>
    <w:link w:val="Titre1Car"/>
    <w:uiPriority w:val="9"/>
    <w:qFormat/>
    <w:rsid w:val="00D34DE5"/>
    <w:pPr>
      <w:keepNext/>
      <w:keepLines/>
      <w:pageBreakBefore/>
      <w:numPr>
        <w:numId w:val="5"/>
      </w:numPr>
      <w:ind w:left="851" w:hanging="851"/>
      <w:outlineLvl w:val="0"/>
    </w:pPr>
    <w:rPr>
      <w:rFonts w:eastAsiaTheme="majorEastAsia"/>
      <w:b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D53C7"/>
    <w:pPr>
      <w:keepNext/>
      <w:keepLines/>
      <w:numPr>
        <w:ilvl w:val="1"/>
        <w:numId w:val="5"/>
      </w:numPr>
      <w:spacing w:before="180"/>
      <w:outlineLvl w:val="1"/>
    </w:pPr>
    <w:rPr>
      <w:rFonts w:eastAsiaTheme="majorEastAsia"/>
      <w:b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D53C7"/>
    <w:pPr>
      <w:keepNext/>
      <w:keepLines/>
      <w:numPr>
        <w:ilvl w:val="2"/>
        <w:numId w:val="5"/>
      </w:numPr>
      <w:spacing w:before="180"/>
      <w:ind w:left="851" w:hanging="851"/>
      <w:outlineLvl w:val="2"/>
    </w:pPr>
    <w:rPr>
      <w:rFonts w:eastAsiaTheme="majorEastAsia"/>
      <w:b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841AFA"/>
    <w:pPr>
      <w:keepNext/>
      <w:keepLines/>
      <w:numPr>
        <w:ilvl w:val="3"/>
        <w:numId w:val="1"/>
      </w:numPr>
      <w:spacing w:before="120" w:after="120"/>
      <w:outlineLvl w:val="3"/>
    </w:pPr>
    <w:rPr>
      <w:rFonts w:eastAsia="Times New Roman" w:cs="Times New Roman"/>
      <w:b/>
      <w:lang w:eastAsia="de-CH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841AFA"/>
    <w:pPr>
      <w:numPr>
        <w:ilvl w:val="4"/>
        <w:numId w:val="1"/>
      </w:numPr>
      <w:spacing w:before="120" w:after="120"/>
      <w:outlineLvl w:val="4"/>
    </w:pPr>
    <w:rPr>
      <w:rFonts w:eastAsia="Times New Roman" w:cs="Times New Roman"/>
      <w:bCs/>
      <w:iCs/>
      <w:szCs w:val="26"/>
      <w:lang w:eastAsia="de-CH"/>
    </w:rPr>
  </w:style>
  <w:style w:type="paragraph" w:styleId="Titre6">
    <w:name w:val="heading 6"/>
    <w:aliases w:val="zz-Überschrift 6"/>
    <w:basedOn w:val="Normal"/>
    <w:next w:val="Normal"/>
    <w:link w:val="Titre6Car"/>
    <w:uiPriority w:val="9"/>
    <w:unhideWhenUsed/>
    <w:rsid w:val="00841AFA"/>
    <w:pPr>
      <w:numPr>
        <w:ilvl w:val="5"/>
        <w:numId w:val="1"/>
      </w:numPr>
      <w:spacing w:before="120"/>
      <w:outlineLvl w:val="5"/>
    </w:pPr>
    <w:rPr>
      <w:rFonts w:eastAsia="Times New Roman" w:cs="Times New Roman"/>
      <w:bCs/>
      <w:lang w:eastAsia="de-CH"/>
    </w:rPr>
  </w:style>
  <w:style w:type="paragraph" w:styleId="Titre7">
    <w:name w:val="heading 7"/>
    <w:aliases w:val="zz-Überschrift 7"/>
    <w:basedOn w:val="Normal"/>
    <w:next w:val="Normal"/>
    <w:link w:val="Titre7Car"/>
    <w:uiPriority w:val="9"/>
    <w:unhideWhenUsed/>
    <w:qFormat/>
    <w:rsid w:val="00841AFA"/>
    <w:pPr>
      <w:numPr>
        <w:ilvl w:val="6"/>
        <w:numId w:val="1"/>
      </w:numPr>
      <w:spacing w:before="120"/>
      <w:outlineLvl w:val="6"/>
    </w:pPr>
    <w:rPr>
      <w:rFonts w:eastAsia="Times New Roman" w:cs="Times New Roman"/>
      <w:szCs w:val="24"/>
      <w:lang w:eastAsia="de-CH"/>
    </w:rPr>
  </w:style>
  <w:style w:type="paragraph" w:styleId="Titre8">
    <w:name w:val="heading 8"/>
    <w:aliases w:val="zz-Überschrift 8"/>
    <w:basedOn w:val="Normal"/>
    <w:next w:val="Normal"/>
    <w:link w:val="Titre8Car"/>
    <w:uiPriority w:val="9"/>
    <w:unhideWhenUsed/>
    <w:rsid w:val="00841AFA"/>
    <w:pPr>
      <w:numPr>
        <w:ilvl w:val="7"/>
        <w:numId w:val="1"/>
      </w:numPr>
      <w:spacing w:before="120"/>
      <w:outlineLvl w:val="7"/>
    </w:pPr>
    <w:rPr>
      <w:rFonts w:eastAsia="Times New Roman" w:cs="Times New Roman"/>
      <w:iCs/>
      <w:szCs w:val="24"/>
      <w:lang w:eastAsia="de-CH"/>
    </w:rPr>
  </w:style>
  <w:style w:type="paragraph" w:styleId="Titre9">
    <w:name w:val="heading 9"/>
    <w:aliases w:val="zz-Überschrift 9"/>
    <w:basedOn w:val="Normal"/>
    <w:next w:val="Normal"/>
    <w:link w:val="Titre9Car"/>
    <w:uiPriority w:val="9"/>
    <w:unhideWhenUsed/>
    <w:rsid w:val="00841AFA"/>
    <w:pPr>
      <w:numPr>
        <w:ilvl w:val="8"/>
        <w:numId w:val="1"/>
      </w:numPr>
      <w:spacing w:before="120"/>
      <w:outlineLvl w:val="8"/>
    </w:pPr>
    <w:rPr>
      <w:rFonts w:eastAsia="Times New Roman" w:cs="Arial"/>
      <w:lang w:eastAsia="de-CH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numbering" w:customStyle="1" w:styleId="Aufzhlung">
    <w:name w:val="Aufzählung"/>
    <w:uiPriority w:val="99"/>
    <w:rsid w:val="00C332D0"/>
    <w:pPr>
      <w:numPr>
        <w:numId w:val="3"/>
      </w:numPr>
    </w:pPr>
  </w:style>
  <w:style w:type="paragraph" w:customStyle="1" w:styleId="Autoren">
    <w:name w:val="Autoren"/>
    <w:basedOn w:val="Normal"/>
    <w:semiHidden/>
    <w:qFormat/>
    <w:rsid w:val="00111ACE"/>
    <w:rPr>
      <w:sz w:val="24"/>
    </w:rPr>
  </w:style>
  <w:style w:type="paragraph" w:styleId="Lgende">
    <w:name w:val="caption"/>
    <w:basedOn w:val="Normal"/>
    <w:next w:val="Normal"/>
    <w:uiPriority w:val="35"/>
    <w:unhideWhenUsed/>
    <w:qFormat/>
    <w:rsid w:val="004D53C7"/>
    <w:pPr>
      <w:spacing w:before="180" w:after="120" w:line="240" w:lineRule="auto"/>
      <w:jc w:val="center"/>
    </w:pPr>
    <w:rPr>
      <w:iCs/>
      <w:sz w:val="18"/>
      <w:szCs w:val="18"/>
    </w:rPr>
  </w:style>
  <w:style w:type="paragraph" w:customStyle="1" w:styleId="Anhang1">
    <w:name w:val="Anhang 1"/>
    <w:basedOn w:val="Titre1"/>
    <w:next w:val="Normal"/>
    <w:autoRedefine/>
    <w:rsid w:val="001E749A"/>
    <w:pPr>
      <w:keepLines w:val="0"/>
      <w:numPr>
        <w:numId w:val="11"/>
      </w:numPr>
      <w:tabs>
        <w:tab w:val="clear" w:pos="360"/>
        <w:tab w:val="left" w:pos="1701"/>
      </w:tabs>
      <w:spacing w:before="240" w:line="240" w:lineRule="auto"/>
      <w:ind w:left="1701" w:hanging="1701"/>
    </w:pPr>
    <w:rPr>
      <w:rFonts w:eastAsia="Times New Roman" w:cs="Arial"/>
      <w:bCs/>
      <w:kern w:val="32"/>
      <w:sz w:val="32"/>
    </w:rPr>
  </w:style>
  <w:style w:type="paragraph" w:styleId="Notedebasdepage">
    <w:name w:val="footnote text"/>
    <w:basedOn w:val="Normal"/>
    <w:link w:val="NotedebasdepageCar"/>
    <w:uiPriority w:val="99"/>
    <w:unhideWhenUsed/>
    <w:rsid w:val="00C332D0"/>
    <w:pPr>
      <w:tabs>
        <w:tab w:val="left" w:pos="2296"/>
      </w:tabs>
      <w:spacing w:after="0" w:line="240" w:lineRule="auto"/>
      <w:ind w:left="113" w:hanging="113"/>
    </w:pPr>
    <w:rPr>
      <w:sz w:val="18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C332D0"/>
    <w:rPr>
      <w:rFonts w:ascii="Arial" w:hAnsi="Arial"/>
      <w:sz w:val="18"/>
      <w:lang w:val="de-CH"/>
    </w:rPr>
  </w:style>
  <w:style w:type="character" w:styleId="Appelnotedebasdep">
    <w:name w:val="footnote reference"/>
    <w:basedOn w:val="Policepardfaut"/>
    <w:uiPriority w:val="99"/>
    <w:semiHidden/>
    <w:unhideWhenUsed/>
    <w:rsid w:val="00C332D0"/>
    <w:rPr>
      <w:vertAlign w:val="superscript"/>
    </w:rPr>
  </w:style>
  <w:style w:type="paragraph" w:styleId="Pieddepage">
    <w:name w:val="footer"/>
    <w:basedOn w:val="Normal"/>
    <w:link w:val="PieddepageCar"/>
    <w:uiPriority w:val="99"/>
    <w:unhideWhenUsed/>
    <w:qFormat/>
    <w:rsid w:val="00A62C97"/>
    <w:pPr>
      <w:tabs>
        <w:tab w:val="right" w:pos="9072"/>
      </w:tabs>
      <w:spacing w:before="240" w:after="240" w:line="240" w:lineRule="auto"/>
    </w:pPr>
    <w:rPr>
      <w:sz w:val="18"/>
    </w:rPr>
  </w:style>
  <w:style w:type="character" w:customStyle="1" w:styleId="PieddepageCar">
    <w:name w:val="Pied de page Car"/>
    <w:basedOn w:val="Policepardfaut"/>
    <w:link w:val="Pieddepage"/>
    <w:uiPriority w:val="99"/>
    <w:rsid w:val="00A62C97"/>
    <w:rPr>
      <w:rFonts w:ascii="Arial" w:hAnsi="Arial"/>
      <w:sz w:val="18"/>
      <w:lang w:val="de-CH"/>
    </w:rPr>
  </w:style>
  <w:style w:type="character" w:styleId="Lienhypertexte">
    <w:name w:val="Hyperlink"/>
    <w:basedOn w:val="Policepardfaut"/>
    <w:uiPriority w:val="99"/>
    <w:unhideWhenUsed/>
    <w:rsid w:val="00C332D0"/>
    <w:rPr>
      <w:color w:val="0563C1" w:themeColor="hyperlink"/>
      <w:u w:val="single"/>
    </w:rPr>
  </w:style>
  <w:style w:type="paragraph" w:styleId="En-ttedetabledesmatires">
    <w:name w:val="TOC Heading"/>
    <w:aliases w:val="zz-nicht-verwenden-Inhaltsverzeichnisüberschrift"/>
    <w:basedOn w:val="Titre1"/>
    <w:next w:val="Normal"/>
    <w:uiPriority w:val="39"/>
    <w:unhideWhenUsed/>
    <w:rsid w:val="00C332D0"/>
    <w:pPr>
      <w:pageBreakBefore w:val="0"/>
      <w:numPr>
        <w:numId w:val="0"/>
      </w:numPr>
      <w:spacing w:before="240" w:after="0"/>
      <w:outlineLvl w:val="9"/>
    </w:pPr>
    <w:rPr>
      <w:rFonts w:asciiTheme="majorHAnsi" w:hAnsiTheme="majorHAnsi" w:cstheme="majorBidi"/>
      <w:b w:val="0"/>
      <w:color w:val="037D82" w:themeColor="accent1" w:themeShade="BF"/>
      <w:sz w:val="32"/>
      <w:lang w:eastAsia="de-CH"/>
    </w:rPr>
  </w:style>
  <w:style w:type="character" w:styleId="Accentuationintense">
    <w:name w:val="Intense Emphasis"/>
    <w:aliases w:val="Formel"/>
    <w:uiPriority w:val="21"/>
    <w:qFormat/>
    <w:rsid w:val="00C332D0"/>
    <w:rPr>
      <w:rFonts w:ascii="Courier New" w:eastAsia="Times New Roman" w:hAnsi="Courier New" w:cs="Courier New"/>
      <w:color w:val="000000"/>
      <w:lang w:eastAsia="de-CH"/>
    </w:rPr>
  </w:style>
  <w:style w:type="paragraph" w:styleId="Commentaire">
    <w:name w:val="annotation text"/>
    <w:basedOn w:val="Normal"/>
    <w:link w:val="CommentaireCar"/>
    <w:uiPriority w:val="99"/>
    <w:unhideWhenUsed/>
    <w:rsid w:val="00C332D0"/>
    <w:pPr>
      <w:spacing w:line="240" w:lineRule="auto"/>
    </w:pPr>
  </w:style>
  <w:style w:type="character" w:customStyle="1" w:styleId="CommentaireCar">
    <w:name w:val="Commentaire Car"/>
    <w:basedOn w:val="Policepardfaut"/>
    <w:link w:val="Commentaire"/>
    <w:uiPriority w:val="99"/>
    <w:rsid w:val="00C332D0"/>
    <w:rPr>
      <w:rFonts w:ascii="Arial" w:hAnsi="Arial"/>
      <w:lang w:val="de-CH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C332D0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C332D0"/>
    <w:rPr>
      <w:rFonts w:ascii="Arial" w:hAnsi="Arial"/>
      <w:b/>
      <w:bCs/>
      <w:lang w:val="de-CH"/>
    </w:rPr>
  </w:style>
  <w:style w:type="character" w:styleId="Marquedecommentaire">
    <w:name w:val="annotation reference"/>
    <w:basedOn w:val="Policepardfaut"/>
    <w:uiPriority w:val="99"/>
    <w:semiHidden/>
    <w:unhideWhenUsed/>
    <w:rsid w:val="00C332D0"/>
    <w:rPr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qFormat/>
    <w:rsid w:val="00C332D0"/>
    <w:pPr>
      <w:tabs>
        <w:tab w:val="center" w:pos="4536"/>
        <w:tab w:val="right" w:pos="9072"/>
      </w:tabs>
      <w:spacing w:line="240" w:lineRule="auto"/>
    </w:pPr>
    <w:rPr>
      <w:sz w:val="18"/>
    </w:rPr>
  </w:style>
  <w:style w:type="character" w:customStyle="1" w:styleId="En-tteCar">
    <w:name w:val="En-tête Car"/>
    <w:basedOn w:val="Policepardfaut"/>
    <w:link w:val="En-tte"/>
    <w:uiPriority w:val="99"/>
    <w:rsid w:val="00C332D0"/>
    <w:rPr>
      <w:rFonts w:ascii="Arial" w:hAnsi="Arial"/>
      <w:sz w:val="18"/>
      <w:lang w:val="de-CH"/>
    </w:rPr>
  </w:style>
  <w:style w:type="paragraph" w:styleId="Paragraphedeliste">
    <w:name w:val="List Paragraph"/>
    <w:aliases w:val="Liste1"/>
    <w:basedOn w:val="Normal"/>
    <w:uiPriority w:val="34"/>
    <w:qFormat/>
    <w:rsid w:val="00A70FFE"/>
    <w:pPr>
      <w:numPr>
        <w:numId w:val="9"/>
      </w:numPr>
      <w:tabs>
        <w:tab w:val="left" w:pos="284"/>
        <w:tab w:val="left" w:pos="567"/>
        <w:tab w:val="left" w:pos="851"/>
      </w:tabs>
      <w:spacing w:before="40" w:after="40"/>
    </w:pPr>
    <w:rPr>
      <w:rFonts w:cs="Arial"/>
      <w:lang w:eastAsia="de-CH"/>
    </w:rPr>
  </w:style>
  <w:style w:type="table" w:styleId="Listemoyenne2-Accent1">
    <w:name w:val="Medium List 2 Accent 1"/>
    <w:basedOn w:val="TableauNormal"/>
    <w:uiPriority w:val="66"/>
    <w:rsid w:val="00C332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  <w:lang w:val="de-CH" w:eastAsia="de-CH"/>
    </w:rPr>
    <w:tblPr>
      <w:tblStyleRowBandSize w:val="1"/>
      <w:tblStyleColBandSize w:val="1"/>
      <w:tblBorders>
        <w:top w:val="single" w:sz="8" w:space="0" w:color="05A8AF" w:themeColor="accent1"/>
        <w:left w:val="single" w:sz="8" w:space="0" w:color="05A8AF" w:themeColor="accent1"/>
        <w:bottom w:val="single" w:sz="8" w:space="0" w:color="05A8AF" w:themeColor="accent1"/>
        <w:right w:val="single" w:sz="8" w:space="0" w:color="05A8A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5A8A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5A8A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5A8A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5A8A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F9FC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FF9FC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Textedelespacerserv">
    <w:name w:val="Placeholder Text"/>
    <w:basedOn w:val="Policepardfaut"/>
    <w:uiPriority w:val="99"/>
    <w:semiHidden/>
    <w:rsid w:val="00C332D0"/>
    <w:rPr>
      <w:color w:val="808080"/>
    </w:rPr>
  </w:style>
  <w:style w:type="character" w:customStyle="1" w:styleId="Code">
    <w:name w:val="Code"/>
    <w:basedOn w:val="Policepardfaut"/>
    <w:rsid w:val="00C332D0"/>
    <w:rPr>
      <w:rFonts w:ascii="Courier New" w:hAnsi="Courier New" w:cs="Courier New" w:hint="default"/>
      <w:color w:val="000000"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332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332D0"/>
    <w:rPr>
      <w:rFonts w:ascii="Segoe UI" w:hAnsi="Segoe UI" w:cs="Segoe UI"/>
      <w:sz w:val="18"/>
      <w:szCs w:val="18"/>
      <w:lang w:val="de-CH"/>
    </w:rPr>
  </w:style>
  <w:style w:type="table" w:customStyle="1" w:styleId="Standardtabelleswisstopo">
    <w:name w:val="Standardtabelle_swisstopo"/>
    <w:basedOn w:val="TableauNormal"/>
    <w:uiPriority w:val="99"/>
    <w:rsid w:val="00C332D0"/>
    <w:pPr>
      <w:keepNext/>
      <w:keepLines/>
      <w:spacing w:after="0" w:line="240" w:lineRule="auto"/>
    </w:pPr>
    <w:rPr>
      <w:rFonts w:ascii="Arial" w:hAnsi="Arial"/>
      <w:lang w:val="de-CH"/>
    </w:rPr>
    <w:tblPr>
      <w:jc w:val="center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2" w:space="0" w:color="auto"/>
        <w:insideV w:val="single" w:sz="2" w:space="0" w:color="auto"/>
      </w:tblBorders>
      <w:tblCellMar>
        <w:top w:w="28" w:type="dxa"/>
        <w:bottom w:w="28" w:type="dxa"/>
      </w:tblCellMar>
    </w:tblPr>
    <w:trPr>
      <w:jc w:val="center"/>
    </w:trPr>
    <w:tcPr>
      <w:shd w:val="clear" w:color="auto" w:fill="FFFFFF" w:themeFill="background1"/>
    </w:tcPr>
    <w:tblStylePr w:type="firstRow">
      <w:rPr>
        <w:b/>
      </w:rPr>
      <w:tblPr/>
      <w:tcPr>
        <w:tc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il"/>
          <w:insideV w:val="single" w:sz="2" w:space="0" w:color="auto"/>
          <w:tl2br w:val="nil"/>
          <w:tr2bl w:val="nil"/>
        </w:tcBorders>
        <w:shd w:val="clear" w:color="auto" w:fill="D9D9D9" w:themeFill="background1" w:themeFillShade="D9"/>
      </w:tcPr>
    </w:tblStylePr>
    <w:tblStylePr w:type="firstCol">
      <w:rPr>
        <w:b/>
      </w:rPr>
    </w:tblStylePr>
  </w:style>
  <w:style w:type="table" w:customStyle="1" w:styleId="Grilledetableauclaire1">
    <w:name w:val="Grille de tableau claire1"/>
    <w:basedOn w:val="TableauNormal"/>
    <w:uiPriority w:val="40"/>
    <w:rsid w:val="00C332D0"/>
    <w:pPr>
      <w:spacing w:after="0" w:line="240" w:lineRule="auto"/>
    </w:pPr>
    <w:rPr>
      <w:lang w:val="de-CH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lledutableau">
    <w:name w:val="Table Grid"/>
    <w:basedOn w:val="TableauNormal"/>
    <w:uiPriority w:val="39"/>
    <w:rsid w:val="00C332D0"/>
    <w:pPr>
      <w:spacing w:after="0" w:line="240" w:lineRule="auto"/>
    </w:pPr>
    <w:rPr>
      <w:rFonts w:ascii="Arial" w:hAnsi="Arial"/>
      <w:lang w:val="de-C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aliases w:val="Titel 1"/>
    <w:next w:val="Normal"/>
    <w:link w:val="TitreCar"/>
    <w:uiPriority w:val="10"/>
    <w:qFormat/>
    <w:rsid w:val="00C332D0"/>
    <w:pPr>
      <w:spacing w:after="120" w:line="259" w:lineRule="auto"/>
    </w:pPr>
    <w:rPr>
      <w:rFonts w:ascii="Arial" w:hAnsi="Arial"/>
      <w:sz w:val="36"/>
      <w:lang w:val="de-CH"/>
    </w:rPr>
  </w:style>
  <w:style w:type="character" w:customStyle="1" w:styleId="TitreCar">
    <w:name w:val="Titre Car"/>
    <w:aliases w:val="Titel 1 Car"/>
    <w:basedOn w:val="Policepardfaut"/>
    <w:link w:val="Titre"/>
    <w:uiPriority w:val="10"/>
    <w:rsid w:val="00C332D0"/>
    <w:rPr>
      <w:rFonts w:ascii="Arial" w:hAnsi="Arial"/>
      <w:sz w:val="36"/>
      <w:lang w:val="de-CH"/>
    </w:rPr>
  </w:style>
  <w:style w:type="paragraph" w:styleId="Sous-titre">
    <w:name w:val="Subtitle"/>
    <w:aliases w:val="Titel 2"/>
    <w:next w:val="Normal"/>
    <w:link w:val="Sous-titreCar"/>
    <w:uiPriority w:val="11"/>
    <w:qFormat/>
    <w:rsid w:val="00C332D0"/>
    <w:pPr>
      <w:spacing w:after="120" w:line="259" w:lineRule="auto"/>
    </w:pPr>
    <w:rPr>
      <w:rFonts w:ascii="Arial" w:hAnsi="Arial"/>
      <w:sz w:val="28"/>
      <w:szCs w:val="28"/>
      <w:lang w:val="de-CH"/>
    </w:rPr>
  </w:style>
  <w:style w:type="character" w:customStyle="1" w:styleId="Sous-titreCar">
    <w:name w:val="Sous-titre Car"/>
    <w:aliases w:val="Titel 2 Car"/>
    <w:basedOn w:val="Policepardfaut"/>
    <w:link w:val="Sous-titre"/>
    <w:uiPriority w:val="11"/>
    <w:rsid w:val="00C332D0"/>
    <w:rPr>
      <w:rFonts w:ascii="Arial" w:hAnsi="Arial"/>
      <w:sz w:val="28"/>
      <w:szCs w:val="28"/>
      <w:lang w:val="de-CH"/>
    </w:rPr>
  </w:style>
  <w:style w:type="paragraph" w:styleId="TM1">
    <w:name w:val="toc 1"/>
    <w:basedOn w:val="Normal"/>
    <w:next w:val="Normal"/>
    <w:autoRedefine/>
    <w:uiPriority w:val="39"/>
    <w:unhideWhenUsed/>
    <w:rsid w:val="00AB3624"/>
    <w:pPr>
      <w:tabs>
        <w:tab w:val="left" w:pos="1276"/>
        <w:tab w:val="right" w:pos="9072"/>
      </w:tabs>
      <w:spacing w:before="180"/>
      <w:ind w:left="425" w:hanging="425"/>
    </w:pPr>
    <w:rPr>
      <w:b/>
      <w:noProof/>
      <w:sz w:val="22"/>
    </w:rPr>
  </w:style>
  <w:style w:type="paragraph" w:styleId="TM2">
    <w:name w:val="toc 2"/>
    <w:basedOn w:val="Normal"/>
    <w:next w:val="Normal"/>
    <w:autoRedefine/>
    <w:uiPriority w:val="39"/>
    <w:unhideWhenUsed/>
    <w:rsid w:val="00AB3624"/>
    <w:pPr>
      <w:tabs>
        <w:tab w:val="left" w:pos="993"/>
        <w:tab w:val="right" w:pos="9072"/>
      </w:tabs>
      <w:spacing w:before="40" w:after="40"/>
      <w:ind w:left="992" w:hanging="567"/>
    </w:pPr>
    <w:rPr>
      <w:noProof/>
    </w:rPr>
  </w:style>
  <w:style w:type="paragraph" w:styleId="TM3">
    <w:name w:val="toc 3"/>
    <w:basedOn w:val="Normal"/>
    <w:next w:val="Normal"/>
    <w:autoRedefine/>
    <w:uiPriority w:val="39"/>
    <w:unhideWhenUsed/>
    <w:rsid w:val="00AB3624"/>
    <w:pPr>
      <w:tabs>
        <w:tab w:val="left" w:pos="1701"/>
        <w:tab w:val="right" w:pos="9072"/>
      </w:tabs>
      <w:spacing w:before="40" w:after="40"/>
      <w:ind w:left="1701" w:hanging="709"/>
    </w:pPr>
    <w:rPr>
      <w:noProof/>
    </w:rPr>
  </w:style>
  <w:style w:type="paragraph" w:customStyle="1" w:styleId="zz-Verzeichnisberschrift">
    <w:name w:val="zz-Verzeichnis Überschrift"/>
    <w:basedOn w:val="Titre1"/>
    <w:next w:val="Normal"/>
    <w:uiPriority w:val="14"/>
    <w:qFormat/>
    <w:rsid w:val="00C332D0"/>
    <w:pPr>
      <w:numPr>
        <w:numId w:val="0"/>
      </w:numPr>
      <w:suppressLineNumbers/>
      <w:ind w:left="851" w:hanging="851"/>
    </w:pPr>
  </w:style>
  <w:style w:type="paragraph" w:customStyle="1" w:styleId="KopfzeileDepartement">
    <w:name w:val="Kopfzeile Departement"/>
    <w:basedOn w:val="Normal"/>
    <w:qFormat/>
    <w:rsid w:val="00C3446F"/>
    <w:pPr>
      <w:spacing w:after="0" w:line="200" w:lineRule="atLeast"/>
    </w:pPr>
    <w:rPr>
      <w:rFonts w:eastAsia="Calibri" w:cs="Times New Roman"/>
      <w:sz w:val="15"/>
      <w:szCs w:val="22"/>
    </w:rPr>
  </w:style>
  <w:style w:type="paragraph" w:customStyle="1" w:styleId="Haupttitel">
    <w:name w:val="Haupttitel"/>
    <w:basedOn w:val="Normal"/>
    <w:qFormat/>
    <w:rsid w:val="00C3446F"/>
    <w:pPr>
      <w:spacing w:after="0" w:line="480" w:lineRule="atLeast"/>
    </w:pPr>
    <w:rPr>
      <w:rFonts w:eastAsia="Calibri" w:cs="Times New Roman"/>
      <w:b/>
      <w:sz w:val="42"/>
      <w:szCs w:val="22"/>
    </w:rPr>
  </w:style>
  <w:style w:type="paragraph" w:styleId="NormalWeb">
    <w:name w:val="Normal (Web)"/>
    <w:basedOn w:val="Normal"/>
    <w:uiPriority w:val="99"/>
    <w:semiHidden/>
    <w:unhideWhenUsed/>
    <w:rsid w:val="00C3446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de-CH"/>
    </w:rPr>
  </w:style>
  <w:style w:type="character" w:customStyle="1" w:styleId="Titre1Car">
    <w:name w:val="Titre 1 Car"/>
    <w:basedOn w:val="Policepardfaut"/>
    <w:link w:val="Titre1"/>
    <w:uiPriority w:val="9"/>
    <w:rsid w:val="00D34DE5"/>
    <w:rPr>
      <w:rFonts w:ascii="Arial" w:eastAsiaTheme="majorEastAsia" w:hAnsi="Arial"/>
      <w:b/>
      <w:sz w:val="28"/>
      <w:szCs w:val="32"/>
      <w:lang w:val="de-CH"/>
    </w:rPr>
  </w:style>
  <w:style w:type="character" w:customStyle="1" w:styleId="Titre2Car">
    <w:name w:val="Titre 2 Car"/>
    <w:basedOn w:val="Policepardfaut"/>
    <w:link w:val="Titre2"/>
    <w:uiPriority w:val="9"/>
    <w:rsid w:val="004D53C7"/>
    <w:rPr>
      <w:rFonts w:ascii="Arial" w:eastAsiaTheme="majorEastAsia" w:hAnsi="Arial"/>
      <w:b/>
      <w:sz w:val="24"/>
      <w:szCs w:val="24"/>
      <w:lang w:val="de-CH"/>
    </w:rPr>
  </w:style>
  <w:style w:type="character" w:customStyle="1" w:styleId="Titre3Car">
    <w:name w:val="Titre 3 Car"/>
    <w:basedOn w:val="Policepardfaut"/>
    <w:link w:val="Titre3"/>
    <w:uiPriority w:val="9"/>
    <w:rsid w:val="004D53C7"/>
    <w:rPr>
      <w:rFonts w:ascii="Arial" w:eastAsiaTheme="majorEastAsia" w:hAnsi="Arial"/>
      <w:b/>
      <w:lang w:val="de-CH"/>
    </w:rPr>
  </w:style>
  <w:style w:type="character" w:customStyle="1" w:styleId="Titre4Car">
    <w:name w:val="Titre 4 Car"/>
    <w:basedOn w:val="Policepardfaut"/>
    <w:link w:val="Titre4"/>
    <w:uiPriority w:val="9"/>
    <w:rsid w:val="00841AFA"/>
    <w:rPr>
      <w:rFonts w:ascii="Arial" w:eastAsia="Times New Roman" w:hAnsi="Arial" w:cs="Times New Roman"/>
      <w:b/>
      <w:lang w:val="de-CH" w:eastAsia="de-CH"/>
    </w:rPr>
  </w:style>
  <w:style w:type="character" w:customStyle="1" w:styleId="Titre5Car">
    <w:name w:val="Titre 5 Car"/>
    <w:basedOn w:val="Policepardfaut"/>
    <w:link w:val="Titre5"/>
    <w:uiPriority w:val="9"/>
    <w:rsid w:val="00841AFA"/>
    <w:rPr>
      <w:rFonts w:ascii="Arial" w:eastAsia="Times New Roman" w:hAnsi="Arial" w:cs="Times New Roman"/>
      <w:bCs/>
      <w:iCs/>
      <w:szCs w:val="26"/>
      <w:lang w:val="de-CH" w:eastAsia="de-CH"/>
    </w:rPr>
  </w:style>
  <w:style w:type="character" w:customStyle="1" w:styleId="Titre6Car">
    <w:name w:val="Titre 6 Car"/>
    <w:aliases w:val="zz-Überschrift 6 Car"/>
    <w:basedOn w:val="Policepardfaut"/>
    <w:link w:val="Titre6"/>
    <w:uiPriority w:val="9"/>
    <w:rsid w:val="00841AFA"/>
    <w:rPr>
      <w:rFonts w:ascii="Arial" w:eastAsia="Times New Roman" w:hAnsi="Arial" w:cs="Times New Roman"/>
      <w:bCs/>
      <w:lang w:val="de-CH" w:eastAsia="de-CH"/>
    </w:rPr>
  </w:style>
  <w:style w:type="character" w:customStyle="1" w:styleId="Titre7Car">
    <w:name w:val="Titre 7 Car"/>
    <w:aliases w:val="zz-Überschrift 7 Car"/>
    <w:basedOn w:val="Policepardfaut"/>
    <w:link w:val="Titre7"/>
    <w:uiPriority w:val="9"/>
    <w:rsid w:val="00841AFA"/>
    <w:rPr>
      <w:rFonts w:ascii="Arial" w:eastAsia="Times New Roman" w:hAnsi="Arial" w:cs="Times New Roman"/>
      <w:szCs w:val="24"/>
      <w:lang w:val="de-CH" w:eastAsia="de-CH"/>
    </w:rPr>
  </w:style>
  <w:style w:type="character" w:customStyle="1" w:styleId="Titre8Car">
    <w:name w:val="Titre 8 Car"/>
    <w:aliases w:val="zz-Überschrift 8 Car"/>
    <w:basedOn w:val="Policepardfaut"/>
    <w:link w:val="Titre8"/>
    <w:uiPriority w:val="9"/>
    <w:rsid w:val="00841AFA"/>
    <w:rPr>
      <w:rFonts w:ascii="Arial" w:eastAsia="Times New Roman" w:hAnsi="Arial" w:cs="Times New Roman"/>
      <w:iCs/>
      <w:szCs w:val="24"/>
      <w:lang w:val="de-CH" w:eastAsia="de-CH"/>
    </w:rPr>
  </w:style>
  <w:style w:type="character" w:customStyle="1" w:styleId="Titre9Car">
    <w:name w:val="Titre 9 Car"/>
    <w:aliases w:val="zz-Überschrift 9 Car"/>
    <w:basedOn w:val="Policepardfaut"/>
    <w:link w:val="Titre9"/>
    <w:uiPriority w:val="9"/>
    <w:rsid w:val="00841AFA"/>
    <w:rPr>
      <w:rFonts w:ascii="Arial" w:eastAsia="Times New Roman" w:hAnsi="Arial" w:cs="Arial"/>
      <w:lang w:val="de-CH" w:eastAsia="de-CH"/>
    </w:rPr>
  </w:style>
  <w:style w:type="paragraph" w:customStyle="1" w:styleId="TextDeckblatt">
    <w:name w:val="Text Deckblatt"/>
    <w:basedOn w:val="Normal"/>
    <w:link w:val="TextDeckblattZchn"/>
    <w:qFormat/>
    <w:rsid w:val="00B703E8"/>
    <w:pPr>
      <w:spacing w:after="0"/>
    </w:pPr>
  </w:style>
  <w:style w:type="character" w:customStyle="1" w:styleId="TextDeckblattZchn">
    <w:name w:val="Text Deckblatt Zchn"/>
    <w:basedOn w:val="Policepardfaut"/>
    <w:link w:val="TextDeckblatt"/>
    <w:rsid w:val="00B703E8"/>
    <w:rPr>
      <w:rFonts w:ascii="Arial" w:hAnsi="Arial"/>
      <w:lang w:val="de-CH"/>
    </w:rPr>
  </w:style>
  <w:style w:type="paragraph" w:customStyle="1" w:styleId="Text7-rechts">
    <w:name w:val="Text 7 - rechts"/>
    <w:basedOn w:val="Normal"/>
    <w:next w:val="Normal"/>
    <w:uiPriority w:val="99"/>
    <w:semiHidden/>
    <w:unhideWhenUsed/>
    <w:rsid w:val="006F7A0E"/>
    <w:pPr>
      <w:spacing w:after="0" w:line="200" w:lineRule="exact"/>
      <w:jc w:val="right"/>
    </w:pPr>
    <w:rPr>
      <w:rFonts w:asciiTheme="minorHAnsi" w:hAnsiTheme="minorHAnsi"/>
      <w:sz w:val="14"/>
    </w:rPr>
  </w:style>
  <w:style w:type="paragraph" w:customStyle="1" w:styleId="Liste2">
    <w:name w:val="Liste2"/>
    <w:basedOn w:val="Paragraphedeliste"/>
    <w:link w:val="Liste2Zchn"/>
    <w:qFormat/>
    <w:rsid w:val="0097106F"/>
    <w:pPr>
      <w:tabs>
        <w:tab w:val="clear" w:pos="284"/>
        <w:tab w:val="clear" w:pos="567"/>
        <w:tab w:val="clear" w:pos="851"/>
      </w:tabs>
      <w:ind w:left="568"/>
    </w:pPr>
  </w:style>
  <w:style w:type="paragraph" w:customStyle="1" w:styleId="zz-Verzeichnisse">
    <w:name w:val="zz-Verzeichnisse"/>
    <w:basedOn w:val="Titre1"/>
    <w:link w:val="zz-VerzeichnisseZchn"/>
    <w:qFormat/>
    <w:rsid w:val="00663566"/>
    <w:pPr>
      <w:numPr>
        <w:numId w:val="0"/>
      </w:numPr>
    </w:pPr>
    <w:rPr>
      <w:lang w:eastAsia="de-CH"/>
    </w:rPr>
  </w:style>
  <w:style w:type="character" w:customStyle="1" w:styleId="Liste2Zchn">
    <w:name w:val="Liste2 Zchn"/>
    <w:basedOn w:val="Policepardfaut"/>
    <w:link w:val="Liste2"/>
    <w:rsid w:val="0097106F"/>
    <w:rPr>
      <w:rFonts w:ascii="Arial" w:hAnsi="Arial" w:cs="Arial"/>
      <w:lang w:val="de-CH" w:eastAsia="de-CH"/>
    </w:rPr>
  </w:style>
  <w:style w:type="paragraph" w:customStyle="1" w:styleId="Liste3">
    <w:name w:val="Liste3"/>
    <w:basedOn w:val="Liste2"/>
    <w:link w:val="Liste3Zchn"/>
    <w:qFormat/>
    <w:rsid w:val="0097106F"/>
    <w:pPr>
      <w:ind w:left="851"/>
    </w:pPr>
  </w:style>
  <w:style w:type="character" w:customStyle="1" w:styleId="zz-VerzeichnisseZchn">
    <w:name w:val="zz-Verzeichnisse Zchn"/>
    <w:basedOn w:val="Policepardfaut"/>
    <w:link w:val="zz-Verzeichnisse"/>
    <w:rsid w:val="00663566"/>
    <w:rPr>
      <w:rFonts w:ascii="Arial" w:eastAsiaTheme="majorEastAsia" w:hAnsi="Arial"/>
      <w:b/>
      <w:sz w:val="28"/>
      <w:szCs w:val="32"/>
      <w:lang w:val="de-CH" w:eastAsia="de-CH"/>
    </w:rPr>
  </w:style>
  <w:style w:type="paragraph" w:styleId="Liste">
    <w:name w:val="List"/>
    <w:basedOn w:val="Normal"/>
    <w:uiPriority w:val="9"/>
    <w:semiHidden/>
    <w:unhideWhenUsed/>
    <w:qFormat/>
    <w:rsid w:val="00D8376F"/>
    <w:pPr>
      <w:ind w:left="283" w:hanging="283"/>
      <w:contextualSpacing/>
    </w:pPr>
  </w:style>
  <w:style w:type="character" w:customStyle="1" w:styleId="Liste3Zchn">
    <w:name w:val="Liste3 Zchn"/>
    <w:basedOn w:val="Liste2Zchn"/>
    <w:link w:val="Liste3"/>
    <w:rsid w:val="0097106F"/>
    <w:rPr>
      <w:rFonts w:ascii="Arial" w:hAnsi="Arial" w:cs="Arial"/>
      <w:lang w:val="de-CH" w:eastAsia="de-CH"/>
    </w:rPr>
  </w:style>
  <w:style w:type="paragraph" w:customStyle="1" w:styleId="Anhang2">
    <w:name w:val="Anhang 2"/>
    <w:basedOn w:val="Titre2"/>
    <w:next w:val="Normal"/>
    <w:autoRedefine/>
    <w:rsid w:val="00A5459B"/>
    <w:pPr>
      <w:keepLines w:val="0"/>
      <w:numPr>
        <w:numId w:val="11"/>
      </w:numPr>
      <w:tabs>
        <w:tab w:val="left" w:pos="1900"/>
      </w:tabs>
      <w:spacing w:before="240" w:line="240" w:lineRule="auto"/>
    </w:pPr>
    <w:rPr>
      <w:rFonts w:eastAsia="Times New Roman" w:cs="Arial"/>
      <w:bCs/>
      <w:iCs/>
      <w:sz w:val="28"/>
      <w:szCs w:val="28"/>
    </w:rPr>
  </w:style>
  <w:style w:type="paragraph" w:customStyle="1" w:styleId="Anhang3">
    <w:name w:val="Anhang 3"/>
    <w:basedOn w:val="Titre3"/>
    <w:next w:val="Normal"/>
    <w:autoRedefine/>
    <w:rsid w:val="00DE6C36"/>
    <w:pPr>
      <w:keepLines w:val="0"/>
      <w:numPr>
        <w:numId w:val="11"/>
      </w:numPr>
      <w:spacing w:before="240" w:line="240" w:lineRule="auto"/>
    </w:pPr>
    <w:rPr>
      <w:rFonts w:eastAsia="Times New Roman" w:cs="Arial"/>
      <w:bCs/>
      <w:sz w:val="26"/>
      <w:szCs w:val="26"/>
      <w:lang w:val="en-US"/>
    </w:rPr>
  </w:style>
  <w:style w:type="paragraph" w:customStyle="1" w:styleId="ListWithSymbols">
    <w:name w:val="ListWithSymbols"/>
    <w:basedOn w:val="Normal"/>
    <w:rsid w:val="00C67979"/>
    <w:pPr>
      <w:numPr>
        <w:numId w:val="13"/>
      </w:numPr>
      <w:adjustRightInd w:val="0"/>
      <w:snapToGrid w:val="0"/>
      <w:spacing w:before="0" w:after="0" w:line="260" w:lineRule="atLeast"/>
    </w:pPr>
    <w:rPr>
      <w:rFonts w:eastAsia="Times New Roman" w:cs="Times New Roman"/>
      <w:szCs w:val="24"/>
      <w:lang w:eastAsia="de-CH"/>
    </w:rPr>
  </w:style>
  <w:style w:type="paragraph" w:customStyle="1" w:styleId="TakeTitle">
    <w:name w:val="TakeTitle"/>
    <w:basedOn w:val="Normal"/>
    <w:rsid w:val="00C67979"/>
    <w:pPr>
      <w:numPr>
        <w:ilvl w:val="2"/>
        <w:numId w:val="13"/>
      </w:numPr>
      <w:adjustRightInd w:val="0"/>
      <w:snapToGrid w:val="0"/>
      <w:spacing w:before="0" w:after="0" w:line="240" w:lineRule="auto"/>
    </w:pPr>
    <w:rPr>
      <w:rFonts w:eastAsia="Times New Roman" w:cs="Times New Roman"/>
      <w:szCs w:val="24"/>
      <w:lang w:eastAsia="de-CH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DE743A"/>
    <w:rPr>
      <w:color w:val="605E5C"/>
      <w:shd w:val="clear" w:color="auto" w:fill="E1DFDD"/>
    </w:rPr>
  </w:style>
  <w:style w:type="paragraph" w:styleId="Rvision">
    <w:name w:val="Revision"/>
    <w:hidden/>
    <w:uiPriority w:val="99"/>
    <w:semiHidden/>
    <w:rsid w:val="00165CB5"/>
    <w:pPr>
      <w:spacing w:after="0" w:line="240" w:lineRule="auto"/>
    </w:pPr>
    <w:rPr>
      <w:rFonts w:ascii="Arial" w:hAnsi="Arial"/>
      <w:lang w:val="de-CH"/>
    </w:rPr>
  </w:style>
  <w:style w:type="paragraph" w:customStyle="1" w:styleId="Style1">
    <w:name w:val="Style1"/>
    <w:basedOn w:val="Titre2"/>
    <w:qFormat/>
    <w:rsid w:val="0072717E"/>
    <w:pPr>
      <w:ind w:left="431" w:hanging="431"/>
      <w:pPrChange w:id="0" w:author="Rey Isabelle swisstopo [3]" w:date="2025-07-29T07:43:00Z">
        <w:pPr>
          <w:keepNext/>
          <w:keepLines/>
          <w:numPr>
            <w:ilvl w:val="1"/>
            <w:numId w:val="5"/>
          </w:numPr>
          <w:spacing w:before="180" w:after="80" w:line="259" w:lineRule="auto"/>
          <w:ind w:left="792" w:hanging="432"/>
          <w:outlineLvl w:val="1"/>
        </w:pPr>
      </w:pPrChange>
    </w:pPr>
    <w:rPr>
      <w:rPrChange w:id="0" w:author="Rey Isabelle swisstopo [3]" w:date="2025-07-29T07:43:00Z">
        <w:rPr>
          <w:rFonts w:ascii="Arial" w:eastAsiaTheme="majorEastAsia" w:hAnsi="Arial" w:cstheme="minorBidi"/>
          <w:b/>
          <w:sz w:val="24"/>
          <w:szCs w:val="24"/>
          <w:lang w:val="de-CH" w:eastAsia="en-US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75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microsoft.com/office/2011/relationships/commentsExtended" Target="commentsExtended.xml"/><Relationship Id="rId26" Type="http://schemas.openxmlformats.org/officeDocument/2006/relationships/hyperlink" Target="https://www.fedlex.admin.ch/eli/cc/2011/667/de" TargetMode="External"/><Relationship Id="rId3" Type="http://schemas.openxmlformats.org/officeDocument/2006/relationships/styles" Target="styles.xml"/><Relationship Id="rId21" Type="http://schemas.openxmlformats.org/officeDocument/2006/relationships/hyperlink" Target="https://fedlex.data.admin.ch/eli/cc/2008/388" TargetMode="Externa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comments" Target="comments.xml"/><Relationship Id="rId25" Type="http://schemas.openxmlformats.org/officeDocument/2006/relationships/hyperlink" Target="https://www.fedlex.admin.ch/eli/cc/2011/667/de" TargetMode="External"/><Relationship Id="rId33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microsoft.com/office/2018/08/relationships/commentsExtensible" Target="commentsExtensible.xml"/><Relationship Id="rId29" Type="http://schemas.openxmlformats.org/officeDocument/2006/relationships/image" Target="media/image4.tm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adastre-manual.admin.ch" TargetMode="External"/><Relationship Id="rId24" Type="http://schemas.openxmlformats.org/officeDocument/2006/relationships/hyperlink" Target="https://www.fedlex.admin.ch/eli/cc/1992/2446_2446_2446/de" TargetMode="External"/><Relationship Id="rId32" Type="http://schemas.openxmlformats.org/officeDocument/2006/relationships/header" Target="header5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23" Type="http://schemas.openxmlformats.org/officeDocument/2006/relationships/hyperlink" Target="https://www.fedlex.admin.ch/eli/cc/2008/388/de" TargetMode="External"/><Relationship Id="rId28" Type="http://schemas.openxmlformats.org/officeDocument/2006/relationships/hyperlink" Target="https://www.cadastre-manual.admin.ch" TargetMode="External"/><Relationship Id="rId36" Type="http://schemas.openxmlformats.org/officeDocument/2006/relationships/theme" Target="theme/theme1.xml"/><Relationship Id="rId10" Type="http://schemas.openxmlformats.org/officeDocument/2006/relationships/hyperlink" Target="mailto:vermessung@swisstopo.ch" TargetMode="External"/><Relationship Id="rId19" Type="http://schemas.microsoft.com/office/2016/09/relationships/commentsIds" Target="commentsIds.xml"/><Relationship Id="rId31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hyperlink" Target="https://www.cadastre-manual.admin.ch" TargetMode="External"/><Relationship Id="rId14" Type="http://schemas.openxmlformats.org/officeDocument/2006/relationships/footer" Target="footer1.xml"/><Relationship Id="rId22" Type="http://schemas.openxmlformats.org/officeDocument/2006/relationships/hyperlink" Target="https://www.fedlex.admin.ch/eli/cc/2008/388/de" TargetMode="External"/><Relationship Id="rId27" Type="http://schemas.openxmlformats.org/officeDocument/2006/relationships/hyperlink" Target="https://www.fedlex.admin.ch/eli/cc/2011/667/de" TargetMode="External"/><Relationship Id="rId30" Type="http://schemas.openxmlformats.org/officeDocument/2006/relationships/image" Target="media/image5.tmp"/><Relationship Id="rId35" Type="http://schemas.microsoft.com/office/2011/relationships/people" Target="people.xml"/><Relationship Id="rId8" Type="http://schemas.openxmlformats.org/officeDocument/2006/relationships/hyperlink" Target="mailto:vermessung@swisstopo.ch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cadastre-manual.admin.ch" TargetMode="External"/><Relationship Id="rId2" Type="http://schemas.openxmlformats.org/officeDocument/2006/relationships/hyperlink" Target="https://www.cadastre-manual.admin.ch" TargetMode="External"/><Relationship Id="rId1" Type="http://schemas.openxmlformats.org/officeDocument/2006/relationships/hyperlink" Target="https://www.cadastre-manual.admin.ch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M:\Appl\DATA\PROD\vermessung\Amtliche%20Vermessung\Grundlagen%20Vorschriften\0_Grundlagen\02_Vorlagen\Vorlage%20Vorschrift%20AV%20DE.dotx" TargetMode="External"/></Relationships>
</file>

<file path=word/theme/theme1.xml><?xml version="1.0" encoding="utf-8"?>
<a:theme xmlns:a="http://schemas.openxmlformats.org/drawingml/2006/main" name="CD Bund Design">
  <a:themeElements>
    <a:clrScheme name="CD Bund_Farben">
      <a:dk1>
        <a:sysClr val="windowText" lastClr="000000"/>
      </a:dk1>
      <a:lt1>
        <a:sysClr val="window" lastClr="FFFFFF"/>
      </a:lt1>
      <a:dk2>
        <a:srgbClr val="44546A"/>
      </a:dk2>
      <a:lt2>
        <a:srgbClr val="E6E6E6"/>
      </a:lt2>
      <a:accent1>
        <a:srgbClr val="05A8AF"/>
      </a:accent1>
      <a:accent2>
        <a:srgbClr val="294171"/>
      </a:accent2>
      <a:accent3>
        <a:srgbClr val="F1E21A"/>
      </a:accent3>
      <a:accent4>
        <a:srgbClr val="E1AE3A"/>
      </a:accent4>
      <a:accent5>
        <a:srgbClr val="BB006A"/>
      </a:accent5>
      <a:accent6>
        <a:srgbClr val="939393"/>
      </a:accent6>
      <a:hlink>
        <a:srgbClr val="0563C1"/>
      </a:hlink>
      <a:folHlink>
        <a:srgbClr val="0563C1"/>
      </a:folHlink>
    </a:clrScheme>
    <a:fontScheme name="CD_Bund_Schriften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B4346F-6EC1-436E-AACB-C99B5C3A5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Vorlage Vorschrift AV DE.dotx</Template>
  <TotalTime>0</TotalTime>
  <Pages>20</Pages>
  <Words>3398</Words>
  <Characters>21411</Characters>
  <Application>Microsoft Office Word</Application>
  <DocSecurity>0</DocSecurity>
  <Lines>178</Lines>
  <Paragraphs>49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 Isabelle swisstopo</dc:creator>
  <cp:keywords/>
  <dc:description/>
  <cp:lastModifiedBy>Rey Isabelle swisstopo</cp:lastModifiedBy>
  <cp:revision>13</cp:revision>
  <cp:lastPrinted>2022-06-08T14:12:00Z</cp:lastPrinted>
  <dcterms:created xsi:type="dcterms:W3CDTF">2025-05-01T11:10:00Z</dcterms:created>
  <dcterms:modified xsi:type="dcterms:W3CDTF">2025-07-29T05:43:00Z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45c3252-146d-46f3-8062-82cd8c8d7e7d_Enabled">
    <vt:lpwstr>true</vt:lpwstr>
  </property>
  <property fmtid="{D5CDD505-2E9C-101B-9397-08002B2CF9AE}" pid="3" name="MSIP_Label_245c3252-146d-46f3-8062-82cd8c8d7e7d_SetDate">
    <vt:lpwstr>2025-07-29T05:29:09Z</vt:lpwstr>
  </property>
  <property fmtid="{D5CDD505-2E9C-101B-9397-08002B2CF9AE}" pid="4" name="MSIP_Label_245c3252-146d-46f3-8062-82cd8c8d7e7d_Method">
    <vt:lpwstr>Privileged</vt:lpwstr>
  </property>
  <property fmtid="{D5CDD505-2E9C-101B-9397-08002B2CF9AE}" pid="5" name="MSIP_Label_245c3252-146d-46f3-8062-82cd8c8d7e7d_Name">
    <vt:lpwstr>L1</vt:lpwstr>
  </property>
  <property fmtid="{D5CDD505-2E9C-101B-9397-08002B2CF9AE}" pid="6" name="MSIP_Label_245c3252-146d-46f3-8062-82cd8c8d7e7d_SiteId">
    <vt:lpwstr>6ae27add-8276-4a38-88c1-3a9c1f973767</vt:lpwstr>
  </property>
  <property fmtid="{D5CDD505-2E9C-101B-9397-08002B2CF9AE}" pid="7" name="MSIP_Label_245c3252-146d-46f3-8062-82cd8c8d7e7d_ActionId">
    <vt:lpwstr>783dfdf3-d1eb-4f5f-8410-85eee03c3430</vt:lpwstr>
  </property>
  <property fmtid="{D5CDD505-2E9C-101B-9397-08002B2CF9AE}" pid="8" name="MSIP_Label_245c3252-146d-46f3-8062-82cd8c8d7e7d_ContentBits">
    <vt:lpwstr>0</vt:lpwstr>
  </property>
  <property fmtid="{D5CDD505-2E9C-101B-9397-08002B2CF9AE}" pid="9" name="MSIP_Label_245c3252-146d-46f3-8062-82cd8c8d7e7d_Tag">
    <vt:lpwstr>10, 0, 1, 1</vt:lpwstr>
  </property>
</Properties>
</file>