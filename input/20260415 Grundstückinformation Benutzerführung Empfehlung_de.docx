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0FEA3" w14:textId="77777777" w:rsidR="00115DCC" w:rsidRPr="00F45042" w:rsidRDefault="00B83F7F" w:rsidP="00115DCC">
      <w:pPr>
        <w:spacing w:after="240" w:line="240" w:lineRule="auto"/>
        <w:rPr>
          <w:b/>
          <w:sz w:val="42"/>
          <w:szCs w:val="42"/>
        </w:rPr>
      </w:pPr>
      <w:r>
        <w:rPr>
          <w:b/>
          <w:sz w:val="42"/>
          <w:szCs w:val="42"/>
        </w:rPr>
        <w:t>Empfehlung</w:t>
      </w:r>
    </w:p>
    <w:p w14:paraId="65158C74" w14:textId="77777777" w:rsidR="004E7E64" w:rsidRPr="000853D6" w:rsidRDefault="004E7E64" w:rsidP="004E7E64">
      <w:pPr>
        <w:spacing w:after="600" w:line="240" w:lineRule="auto"/>
      </w:pPr>
      <w:r w:rsidRPr="000853D6">
        <w:t xml:space="preserve">vom </w:t>
      </w:r>
      <w:r w:rsidR="00AB4458">
        <w:t>x</w:t>
      </w:r>
      <w:r w:rsidRPr="000853D6">
        <w:t xml:space="preserve">. </w:t>
      </w:r>
      <w:r w:rsidR="00AB4458">
        <w:t>xxx</w:t>
      </w:r>
      <w:r w:rsidR="00B83F7F" w:rsidRPr="000853D6">
        <w:t xml:space="preserve"> </w:t>
      </w:r>
      <w:r w:rsidRPr="000853D6">
        <w:t>202</w:t>
      </w:r>
      <w:r w:rsidR="00AB4458">
        <w:t>5</w:t>
      </w:r>
      <w:r w:rsidRPr="000853D6">
        <w:t xml:space="preserve"> (Stand am </w:t>
      </w:r>
      <w:r w:rsidR="00AB4458">
        <w:t>2</w:t>
      </w:r>
      <w:r w:rsidR="00115094" w:rsidRPr="000853D6">
        <w:t xml:space="preserve">1. </w:t>
      </w:r>
      <w:r w:rsidR="00AB4458">
        <w:t>März</w:t>
      </w:r>
      <w:r w:rsidR="00B15E60" w:rsidRPr="000853D6">
        <w:t xml:space="preserve"> 202</w:t>
      </w:r>
      <w:r w:rsidR="00AB4458">
        <w:t>5</w:t>
      </w:r>
      <w:r w:rsidRPr="000853D6">
        <w:t>)</w:t>
      </w:r>
    </w:p>
    <w:p w14:paraId="06BA24CC" w14:textId="77777777" w:rsidR="00115DCC" w:rsidRDefault="00115DCC" w:rsidP="00115DCC">
      <w:pPr>
        <w:pStyle w:val="Untertitel"/>
        <w:spacing w:line="240" w:lineRule="auto"/>
        <w:rPr>
          <w:sz w:val="36"/>
          <w:szCs w:val="36"/>
          <w:highlight w:val="white"/>
        </w:rPr>
      </w:pPr>
      <w:r>
        <w:rPr>
          <w:sz w:val="36"/>
          <w:szCs w:val="36"/>
          <w:highlight w:val="white"/>
        </w:rPr>
        <w:t>Amtliche Vermessung</w:t>
      </w:r>
    </w:p>
    <w:p w14:paraId="2E2253BE" w14:textId="77777777" w:rsidR="00C32603" w:rsidRPr="00C32603" w:rsidRDefault="00C32603" w:rsidP="00C32603">
      <w:pPr>
        <w:rPr>
          <w:highlight w:val="white"/>
        </w:rPr>
      </w:pPr>
    </w:p>
    <w:p w14:paraId="75F36B40" w14:textId="77777777" w:rsidR="00C32603" w:rsidRPr="00C32603" w:rsidRDefault="00AB4458" w:rsidP="00C32603">
      <w:pPr>
        <w:pStyle w:val="Haupttitel"/>
        <w:tabs>
          <w:tab w:val="left" w:pos="4253"/>
        </w:tabs>
        <w:spacing w:line="240" w:lineRule="auto"/>
      </w:pPr>
      <w:bookmarkStart w:id="0" w:name="_Hlk165985470"/>
      <w:bookmarkStart w:id="1" w:name="_Hlk139986436"/>
      <w:r>
        <w:t>Benutzerführung zur Grundstückinformation</w:t>
      </w:r>
    </w:p>
    <w:bookmarkEnd w:id="0"/>
    <w:p w14:paraId="16665E2E" w14:textId="77777777" w:rsidR="00C32603" w:rsidRPr="0090406C" w:rsidRDefault="00C32603" w:rsidP="004E7E64">
      <w:pPr>
        <w:pStyle w:val="Haupttitel"/>
        <w:tabs>
          <w:tab w:val="left" w:pos="4253"/>
        </w:tabs>
        <w:spacing w:line="240" w:lineRule="auto"/>
        <w:rPr>
          <w:sz w:val="32"/>
          <w:szCs w:val="16"/>
        </w:rPr>
      </w:pPr>
    </w:p>
    <w:p w14:paraId="7037BBC9" w14:textId="77777777" w:rsidR="004E7E64" w:rsidRPr="00C32603" w:rsidRDefault="00C32603" w:rsidP="004E7E64">
      <w:pPr>
        <w:pStyle w:val="Haupttitel"/>
        <w:tabs>
          <w:tab w:val="left" w:pos="4253"/>
        </w:tabs>
        <w:spacing w:line="240" w:lineRule="auto"/>
        <w:rPr>
          <w:b w:val="0"/>
          <w:bCs/>
          <w:sz w:val="32"/>
          <w:szCs w:val="32"/>
        </w:rPr>
      </w:pPr>
      <w:bookmarkStart w:id="2" w:name="_Hlk144196953"/>
      <w:r w:rsidRPr="00C32603">
        <w:rPr>
          <w:b w:val="0"/>
          <w:bCs/>
          <w:sz w:val="32"/>
          <w:szCs w:val="32"/>
        </w:rPr>
        <w:t xml:space="preserve">gemäss Geodatenmodell </w:t>
      </w:r>
      <w:r w:rsidR="004E7E64" w:rsidRPr="00C32603">
        <w:rPr>
          <w:b w:val="0"/>
          <w:bCs/>
          <w:sz w:val="32"/>
          <w:szCs w:val="32"/>
        </w:rPr>
        <w:t>DMAV Version 1.0</w:t>
      </w:r>
    </w:p>
    <w:bookmarkEnd w:id="1"/>
    <w:bookmarkEnd w:id="2"/>
    <w:p w14:paraId="252C0D40" w14:textId="77777777" w:rsidR="00115DCC" w:rsidRPr="003130C1" w:rsidRDefault="00115DCC" w:rsidP="00115DCC">
      <w:pPr>
        <w:spacing w:line="240" w:lineRule="auto"/>
      </w:pPr>
    </w:p>
    <w:p w14:paraId="26051436" w14:textId="77777777" w:rsidR="0083603F" w:rsidRPr="00A93600" w:rsidRDefault="0083603F" w:rsidP="00B50289">
      <w:pPr>
        <w:rPr>
          <w:b/>
          <w:vanish/>
          <w:color w:val="FF0000"/>
          <w:u w:val="single"/>
        </w:rPr>
      </w:pPr>
      <w:r w:rsidRPr="00A93600">
        <w:rPr>
          <w:b/>
          <w:vanish/>
          <w:color w:val="FF0000"/>
          <w:u w:val="single"/>
        </w:rPr>
        <w:t>Vor Beginn der Arbeit bitte aufmerksam lesen:</w:t>
      </w:r>
      <w:r w:rsidR="00B50289" w:rsidRPr="00A93600">
        <w:rPr>
          <w:b/>
          <w:vanish/>
          <w:color w:val="FF0000"/>
          <w:u w:val="single"/>
        </w:rPr>
        <w:t xml:space="preserve"> </w:t>
      </w:r>
    </w:p>
    <w:p w14:paraId="2BE52BCB" w14:textId="77777777" w:rsidR="00115DCC" w:rsidRPr="00A93600" w:rsidRDefault="00B50289" w:rsidP="00B50289">
      <w:pPr>
        <w:rPr>
          <w:vanish/>
          <w:color w:val="FF0000"/>
        </w:rPr>
      </w:pPr>
      <w:r w:rsidRPr="00A93600">
        <w:rPr>
          <w:vanish/>
          <w:color w:val="FF0000"/>
        </w:rPr>
        <w:t>Als Vorgabe gilt der «Leitfaden: Verfassen von Vorschriften der amtlichen Vermessung», insbesondere Anhang A: Schreibweise und Anhang B: Rechtschreibung</w:t>
      </w:r>
    </w:p>
    <w:p w14:paraId="11CDCBDD" w14:textId="77777777" w:rsidR="00031DCF" w:rsidRPr="00031DCF" w:rsidRDefault="00031DCF" w:rsidP="00A93600">
      <w:pPr>
        <w:rPr>
          <w:b/>
          <w:vanish/>
          <w:color w:val="FF0000"/>
        </w:rPr>
      </w:pPr>
      <w:r w:rsidRPr="00031DCF">
        <w:rPr>
          <w:b/>
          <w:vanish/>
          <w:color w:val="FF0000"/>
        </w:rPr>
        <w:t>ActaNova</w:t>
      </w:r>
    </w:p>
    <w:p w14:paraId="1F128AD8" w14:textId="77777777" w:rsidR="00FA5CF7" w:rsidRDefault="00A93600" w:rsidP="00A93600">
      <w:pPr>
        <w:rPr>
          <w:vanish/>
          <w:color w:val="FF0000"/>
        </w:rPr>
      </w:pPr>
      <w:r w:rsidRPr="00A93600">
        <w:rPr>
          <w:vanish/>
          <w:color w:val="FF0000"/>
        </w:rPr>
        <w:t>Die Dokumente werden ausserhalb von ActaNova erstellt. Vorgängig der 1. Konsultation müssen die betroffenen Dokumente jedoch in ActaNova hinterlegt werden, damit jedes Dokument einen eindeutige Identfikator bekommt.</w:t>
      </w:r>
      <w:r w:rsidR="0000541E">
        <w:rPr>
          <w:vanish/>
          <w:color w:val="FF0000"/>
        </w:rPr>
        <w:t xml:space="preserve"> </w:t>
      </w:r>
    </w:p>
    <w:p w14:paraId="256544BB" w14:textId="77777777" w:rsidR="00FA5CF7" w:rsidRDefault="00FA5CF7" w:rsidP="00A93600">
      <w:pPr>
        <w:rPr>
          <w:vanish/>
          <w:color w:val="FF0000"/>
        </w:rPr>
      </w:pPr>
      <w:r>
        <w:rPr>
          <w:vanish/>
          <w:color w:val="FF0000"/>
        </w:rPr>
        <w:t xml:space="preserve">Anleitung: </w:t>
      </w:r>
    </w:p>
    <w:p w14:paraId="390A7F9E" w14:textId="77777777" w:rsidR="00FA5CF7" w:rsidRPr="00031DCF" w:rsidRDefault="00031DCF" w:rsidP="00CB02BD">
      <w:pPr>
        <w:pStyle w:val="Listenabsatz"/>
        <w:numPr>
          <w:ilvl w:val="0"/>
          <w:numId w:val="6"/>
        </w:numPr>
        <w:ind w:left="357" w:hanging="357"/>
        <w:rPr>
          <w:vanish/>
          <w:color w:val="FF0000"/>
        </w:rPr>
      </w:pPr>
      <w:r w:rsidRPr="00031DCF">
        <w:rPr>
          <w:noProof/>
          <w:vanish/>
          <w:color w:val="FF0000"/>
        </w:rPr>
        <w:drawing>
          <wp:anchor distT="0" distB="0" distL="114300" distR="114300" simplePos="0" relativeHeight="251694080" behindDoc="0" locked="0" layoutInCell="1" allowOverlap="1" wp14:anchorId="6EE268D1" wp14:editId="7EDC18DA">
            <wp:simplePos x="0" y="0"/>
            <wp:positionH relativeFrom="column">
              <wp:posOffset>745234</wp:posOffset>
            </wp:positionH>
            <wp:positionV relativeFrom="paragraph">
              <wp:posOffset>1492565</wp:posOffset>
            </wp:positionV>
            <wp:extent cx="2160000" cy="1698641"/>
            <wp:effectExtent l="0" t="0" r="0" b="0"/>
            <wp:wrapSquare wrapText="bothSides"/>
            <wp:docPr id="242" name="Grafik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98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1DCF">
        <w:rPr>
          <w:noProof/>
          <w:vanish/>
          <w:color w:val="FF0000"/>
        </w:rPr>
        <w:drawing>
          <wp:anchor distT="0" distB="0" distL="114300" distR="114300" simplePos="0" relativeHeight="251689984" behindDoc="1" locked="0" layoutInCell="1" allowOverlap="1" wp14:anchorId="5CB25802" wp14:editId="40E72576">
            <wp:simplePos x="0" y="0"/>
            <wp:positionH relativeFrom="column">
              <wp:posOffset>3549015</wp:posOffset>
            </wp:positionH>
            <wp:positionV relativeFrom="paragraph">
              <wp:posOffset>603885</wp:posOffset>
            </wp:positionV>
            <wp:extent cx="1287780" cy="2101850"/>
            <wp:effectExtent l="38100" t="38100" r="45720" b="31750"/>
            <wp:wrapTight wrapText="bothSides">
              <wp:wrapPolygon edited="0">
                <wp:start x="-639" y="-392"/>
                <wp:lineTo x="-639" y="21731"/>
                <wp:lineTo x="22047" y="21731"/>
                <wp:lineTo x="22047" y="-392"/>
                <wp:lineTo x="-639" y="-392"/>
              </wp:wrapPolygon>
            </wp:wrapTight>
            <wp:docPr id="246" name="Grafik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324" t="29506" b="39524"/>
                    <a:stretch/>
                  </pic:blipFill>
                  <pic:spPr bwMode="auto">
                    <a:xfrm>
                      <a:off x="0" y="0"/>
                      <a:ext cx="1287780" cy="2101850"/>
                    </a:xfrm>
                    <a:prstGeom prst="rect">
                      <a:avLst/>
                    </a:prstGeom>
                    <a:ln w="444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31DCF">
        <w:rPr>
          <w:noProof/>
          <w:vanish/>
          <w:color w:val="FF000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E94E672" wp14:editId="3159A7AA">
                <wp:simplePos x="0" y="0"/>
                <wp:positionH relativeFrom="column">
                  <wp:posOffset>3549465</wp:posOffset>
                </wp:positionH>
                <wp:positionV relativeFrom="paragraph">
                  <wp:posOffset>1072361</wp:posOffset>
                </wp:positionV>
                <wp:extent cx="1332000" cy="295200"/>
                <wp:effectExtent l="0" t="0" r="20955" b="10160"/>
                <wp:wrapNone/>
                <wp:docPr id="248" name="Rechteck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00" cy="295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8664FA" id="Rechteck 248" o:spid="_x0000_s1026" style="position:absolute;margin-left:279.5pt;margin-top:84.45pt;width:104.9pt;height:23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" filled="f" strokecolor="red" strokeweight="1pt"/>
            </w:pict>
          </mc:Fallback>
        </mc:AlternateContent>
      </w:r>
      <w:r w:rsidR="00FA5CF7" w:rsidRPr="00031DCF">
        <w:rPr>
          <w:noProof/>
          <w:vanish/>
          <w:color w:val="FF000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81EF29" wp14:editId="2EC0DFE5">
                <wp:simplePos x="0" y="0"/>
                <wp:positionH relativeFrom="column">
                  <wp:posOffset>5293780</wp:posOffset>
                </wp:positionH>
                <wp:positionV relativeFrom="paragraph">
                  <wp:posOffset>971550</wp:posOffset>
                </wp:positionV>
                <wp:extent cx="590550" cy="1783715"/>
                <wp:effectExtent l="0" t="0" r="19050" b="26035"/>
                <wp:wrapNone/>
                <wp:docPr id="243" name="Rechteck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17837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96F67C" id="Rechteck 243" o:spid="_x0000_s1026" style="position:absolute;margin-left:416.85pt;margin-top:76.5pt;width:46.5pt;height:140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" filled="f" strokecolor="red" strokeweight="1pt"/>
            </w:pict>
          </mc:Fallback>
        </mc:AlternateContent>
      </w:r>
      <w:r w:rsidR="00FA5CF7" w:rsidRPr="00031DCF">
        <w:rPr>
          <w:noProof/>
          <w:vanish/>
          <w:color w:val="FF0000"/>
        </w:rPr>
        <w:drawing>
          <wp:anchor distT="0" distB="0" distL="114300" distR="114300" simplePos="0" relativeHeight="251688960" behindDoc="0" locked="0" layoutInCell="1" allowOverlap="1" wp14:anchorId="385A3287" wp14:editId="775132D1">
            <wp:simplePos x="0" y="0"/>
            <wp:positionH relativeFrom="column">
              <wp:posOffset>57070</wp:posOffset>
            </wp:positionH>
            <wp:positionV relativeFrom="paragraph">
              <wp:posOffset>191070</wp:posOffset>
            </wp:positionV>
            <wp:extent cx="5796280" cy="2955290"/>
            <wp:effectExtent l="0" t="0" r="0" b="0"/>
            <wp:wrapSquare wrapText="bothSides"/>
            <wp:docPr id="240" name="Grafik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1CD6">
        <w:rPr>
          <w:vanish/>
          <w:color w:val="FF0000"/>
        </w:rPr>
        <w:t xml:space="preserve">In </w:t>
      </w:r>
      <w:r w:rsidR="00FA5CF7" w:rsidRPr="00031DCF">
        <w:rPr>
          <w:vanish/>
          <w:color w:val="FF0000"/>
        </w:rPr>
        <w:t xml:space="preserve">Acta Nova ist eine Datei neu zu erstellen, z.B. Bericht. </w:t>
      </w:r>
    </w:p>
    <w:p w14:paraId="62CEA763" w14:textId="77777777" w:rsidR="00FA5CF7" w:rsidRPr="00031DCF" w:rsidRDefault="00FA5CF7" w:rsidP="00FA5CF7">
      <w:pPr>
        <w:ind w:left="360"/>
        <w:rPr>
          <w:vanish/>
          <w:color w:val="FF0000"/>
        </w:rPr>
      </w:pPr>
    </w:p>
    <w:p w14:paraId="2CF87CBF" w14:textId="77777777" w:rsidR="00031DCF" w:rsidRPr="00031DCF" w:rsidRDefault="00031DCF" w:rsidP="00CB02BD">
      <w:pPr>
        <w:pStyle w:val="Listenabsatz"/>
        <w:numPr>
          <w:ilvl w:val="0"/>
          <w:numId w:val="6"/>
        </w:numPr>
        <w:ind w:left="357" w:hanging="357"/>
        <w:rPr>
          <w:vanish/>
          <w:color w:val="FF0000"/>
        </w:rPr>
      </w:pPr>
      <w:r w:rsidRPr="00031DCF">
        <w:rPr>
          <w:vanish/>
          <w:color w:val="FF0000"/>
        </w:rPr>
        <w:br w:type="column"/>
      </w:r>
      <w:r w:rsidR="00FA5CF7" w:rsidRPr="00031DCF">
        <w:rPr>
          <w:vanish/>
          <w:color w:val="FF0000"/>
        </w:rPr>
        <w:lastRenderedPageBreak/>
        <w:t xml:space="preserve">Nun fügst du mit Drag &amp; Drop deine ausserhalb von Acta Nova erstellte Vorschrift in Acta Nova ein. </w:t>
      </w:r>
      <w:r w:rsidRPr="00031DCF">
        <w:rPr>
          <w:rFonts w:ascii="Calibri" w:hAnsi="Calibri" w:cs="Calibri"/>
          <w:noProof/>
          <w:vanish/>
          <w:color w:val="FF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1176A99" wp14:editId="7A612DFE">
                <wp:simplePos x="0" y="0"/>
                <wp:positionH relativeFrom="column">
                  <wp:posOffset>3369465</wp:posOffset>
                </wp:positionH>
                <wp:positionV relativeFrom="paragraph">
                  <wp:posOffset>982495</wp:posOffset>
                </wp:positionV>
                <wp:extent cx="2498400" cy="1878965"/>
                <wp:effectExtent l="0" t="0" r="16510" b="26035"/>
                <wp:wrapNone/>
                <wp:docPr id="254" name="Rechteck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8400" cy="187896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40ACF" id="Rechteck 254" o:spid="_x0000_s1026" style="position:absolute;margin-left:265.3pt;margin-top:77.35pt;width:196.7pt;height:147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" filled="f" strokecolor="red" strokeweight="2pt"/>
            </w:pict>
          </mc:Fallback>
        </mc:AlternateContent>
      </w:r>
      <w:r w:rsidRPr="00031DCF">
        <w:rPr>
          <w:rFonts w:ascii="Calibri" w:hAnsi="Calibri" w:cs="Calibri"/>
          <w:noProof/>
          <w:vanish/>
          <w:color w:val="FF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D2E753D" wp14:editId="7A549639">
                <wp:simplePos x="0" y="0"/>
                <wp:positionH relativeFrom="column">
                  <wp:posOffset>3463065</wp:posOffset>
                </wp:positionH>
                <wp:positionV relativeFrom="paragraph">
                  <wp:posOffset>2098495</wp:posOffset>
                </wp:positionV>
                <wp:extent cx="1260000" cy="568800"/>
                <wp:effectExtent l="0" t="0" r="16510" b="22225"/>
                <wp:wrapNone/>
                <wp:docPr id="192" name="Rechteck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568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92DD40" id="Rechteck 192" o:spid="_x0000_s1026" style="position:absolute;margin-left:272.7pt;margin-top:165.25pt;width:99.2pt;height:44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" filled="f" strokecolor="red" strokeweight="1pt"/>
            </w:pict>
          </mc:Fallback>
        </mc:AlternateContent>
      </w:r>
      <w:r w:rsidRPr="00031DCF">
        <w:rPr>
          <w:noProof/>
          <w:vanish/>
          <w:color w:val="FF0000"/>
        </w:rPr>
        <w:drawing>
          <wp:anchor distT="0" distB="0" distL="114300" distR="114300" simplePos="0" relativeHeight="251703296" behindDoc="1" locked="0" layoutInCell="1" allowOverlap="1" wp14:anchorId="1A140CA9" wp14:editId="0E365DEE">
            <wp:simplePos x="0" y="0"/>
            <wp:positionH relativeFrom="column">
              <wp:posOffset>3303710</wp:posOffset>
            </wp:positionH>
            <wp:positionV relativeFrom="paragraph">
              <wp:posOffset>982340</wp:posOffset>
            </wp:positionV>
            <wp:extent cx="2520000" cy="1879044"/>
            <wp:effectExtent l="0" t="0" r="0" b="6985"/>
            <wp:wrapTight wrapText="bothSides">
              <wp:wrapPolygon edited="0">
                <wp:start x="0" y="0"/>
                <wp:lineTo x="0" y="21461"/>
                <wp:lineTo x="21393" y="21461"/>
                <wp:lineTo x="21393" y="0"/>
                <wp:lineTo x="0" y="0"/>
              </wp:wrapPolygon>
            </wp:wrapTight>
            <wp:docPr id="255" name="Grafik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8790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1DCF">
        <w:rPr>
          <w:rFonts w:ascii="Calibri" w:hAnsi="Calibri" w:cs="Calibri"/>
          <w:noProof/>
          <w:vanish/>
          <w:color w:val="FF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6BE1F38" wp14:editId="56C0842E">
                <wp:simplePos x="0" y="0"/>
                <wp:positionH relativeFrom="column">
                  <wp:posOffset>2008505</wp:posOffset>
                </wp:positionH>
                <wp:positionV relativeFrom="paragraph">
                  <wp:posOffset>1398690</wp:posOffset>
                </wp:positionV>
                <wp:extent cx="1224000" cy="442429"/>
                <wp:effectExtent l="0" t="0" r="14605" b="15240"/>
                <wp:wrapNone/>
                <wp:docPr id="252" name="Rechteck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0" cy="4424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D0EF62" id="Rechteck 252" o:spid="_x0000_s1026" style="position:absolute;margin-left:158.15pt;margin-top:110.15pt;width:96.4pt;height:34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" filled="f" strokecolor="red" strokeweight="1pt"/>
            </w:pict>
          </mc:Fallback>
        </mc:AlternateContent>
      </w:r>
      <w:r w:rsidR="00FA5CF7" w:rsidRPr="00031DCF">
        <w:rPr>
          <w:vanish/>
          <w:color w:val="FF0000"/>
        </w:rPr>
        <w:t xml:space="preserve">Die Referenz wird angepasst. </w:t>
      </w:r>
      <w:r w:rsidRPr="00031DCF">
        <w:rPr>
          <w:noProof/>
          <w:vanish/>
          <w:color w:val="FF0000"/>
        </w:rPr>
        <w:drawing>
          <wp:anchor distT="0" distB="0" distL="114300" distR="114300" simplePos="0" relativeHeight="251696128" behindDoc="0" locked="0" layoutInCell="1" allowOverlap="1" wp14:anchorId="329BB493" wp14:editId="1A6B3968">
            <wp:simplePos x="0" y="0"/>
            <wp:positionH relativeFrom="column">
              <wp:posOffset>229870</wp:posOffset>
            </wp:positionH>
            <wp:positionV relativeFrom="paragraph">
              <wp:posOffset>312420</wp:posOffset>
            </wp:positionV>
            <wp:extent cx="5796280" cy="2925445"/>
            <wp:effectExtent l="0" t="0" r="0" b="8255"/>
            <wp:wrapSquare wrapText="bothSides"/>
            <wp:docPr id="251" name="Grafik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687EC" w14:textId="77777777" w:rsidR="00A93600" w:rsidRPr="00031DCF" w:rsidRDefault="00A93600" w:rsidP="00A93600">
      <w:pPr>
        <w:rPr>
          <w:vanish/>
          <w:color w:val="FF0000"/>
        </w:rPr>
      </w:pPr>
    </w:p>
    <w:p w14:paraId="68294F16" w14:textId="77777777" w:rsidR="00332FF1" w:rsidRDefault="00A93600" w:rsidP="00A93600">
      <w:pPr>
        <w:rPr>
          <w:vanish/>
          <w:color w:val="FF0000"/>
        </w:rPr>
      </w:pPr>
      <w:r w:rsidRPr="00A93600">
        <w:rPr>
          <w:noProof/>
          <w:vanish/>
          <w:color w:val="FF0000"/>
          <w:lang w:eastAsia="de-CH"/>
        </w:rPr>
        <w:drawing>
          <wp:inline distT="0" distB="0" distL="0" distR="0" wp14:anchorId="1E8601A2" wp14:editId="15F955D5">
            <wp:extent cx="2159109" cy="495770"/>
            <wp:effectExtent l="0" t="0" r="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6140"/>
                    <a:stretch/>
                  </pic:blipFill>
                  <pic:spPr bwMode="auto">
                    <a:xfrm>
                      <a:off x="0" y="0"/>
                      <a:ext cx="2160000" cy="49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BDD7B" w14:textId="77777777" w:rsidR="00332FF1" w:rsidRPr="00332FF1" w:rsidRDefault="00332FF1" w:rsidP="00A93600">
      <w:pPr>
        <w:rPr>
          <w:vanish/>
          <w:color w:val="FF0000"/>
          <w:sz w:val="16"/>
          <w:szCs w:val="16"/>
        </w:rPr>
      </w:pPr>
      <w:r w:rsidRPr="00332FF1">
        <w:rPr>
          <w:vanish/>
          <w:color w:val="FF0000"/>
          <w:sz w:val="16"/>
          <w:szCs w:val="16"/>
        </w:rPr>
        <w:t>Beispiel eindeutiger Identifikator</w:t>
      </w:r>
    </w:p>
    <w:p w14:paraId="0EFC6D09" w14:textId="77777777" w:rsidR="00A93600" w:rsidRPr="00A93600" w:rsidRDefault="006C099C" w:rsidP="00A93600">
      <w:pPr>
        <w:rPr>
          <w:vanish/>
          <w:color w:val="FF0000"/>
        </w:rPr>
      </w:pPr>
      <w:r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195E85C7" wp14:editId="5A3EDC03">
                <wp:simplePos x="0" y="0"/>
                <wp:positionH relativeFrom="margin">
                  <wp:align>right</wp:align>
                </wp:positionH>
                <wp:positionV relativeFrom="page">
                  <wp:posOffset>5878195</wp:posOffset>
                </wp:positionV>
                <wp:extent cx="5796280" cy="3887470"/>
                <wp:effectExtent l="0" t="0" r="0" b="0"/>
                <wp:wrapSquare wrapText="bothSides"/>
                <wp:docPr id="230" name="Textfeld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280" cy="388747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22FF4AC" w14:textId="77777777" w:rsidR="004E7E64" w:rsidRDefault="004E7E64" w:rsidP="004E7E64">
                            <w:pPr>
                              <w:rPr>
                                <w:color w:val="FF0000"/>
                                <w:lang w:eastAsia="de-CH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Mitwirkung </w:t>
                            </w:r>
                            <w:r>
                              <w:rPr>
                                <w:vanish/>
                                <w:color w:val="FF0000"/>
                                <w:lang w:eastAsia="de-CH"/>
                              </w:rPr>
                              <w:t>Es werden mitwirkende Organisationen aufgeführt, keine Personen, untenstehend Beispiele</w:t>
                            </w:r>
                          </w:p>
                          <w:p w14:paraId="2736AA44" w14:textId="66C0C955" w:rsidR="00D83CFB" w:rsidRPr="00362076" w:rsidRDefault="00C5566A" w:rsidP="00C5566A">
                            <w:pPr>
                              <w:rPr>
                                <w:shd w:val="clear" w:color="auto" w:fill="FFFFFF"/>
                              </w:rPr>
                            </w:pPr>
                            <w:r>
                              <w:rPr>
                                <w:shd w:val="clear" w:color="auto" w:fill="FFFFFF"/>
                              </w:rPr>
                              <w:t xml:space="preserve">EGBA </w:t>
                            </w:r>
                            <w:r w:rsidRPr="00FB69DA">
                              <w:rPr>
                                <w:shd w:val="clear" w:color="auto" w:fill="FFFFFF"/>
                              </w:rPr>
                              <w:t>Eidgenössisches Amt für Grundbuch- und Bodenrecht</w:t>
                            </w:r>
                            <w:r>
                              <w:rPr>
                                <w:shd w:val="clear" w:color="auto" w:fill="FFFFFF"/>
                              </w:rPr>
                              <w:br/>
                            </w:r>
                            <w:r w:rsidRPr="00362076">
                              <w:rPr>
                                <w:shd w:val="clear" w:color="auto" w:fill="FFFFFF"/>
                              </w:rPr>
                              <w:t>KGK Konferenz der kantonalen Geoinformations- und Katasterstellen</w:t>
                            </w:r>
                            <w:r w:rsidRPr="00362076">
                              <w:rPr>
                                <w:shd w:val="clear" w:color="auto" w:fill="FFFFFF"/>
                              </w:rPr>
                              <w:br/>
                            </w:r>
                            <w:r w:rsidRPr="00FB705F">
                              <w:rPr>
                                <w:highlight w:val="yellow"/>
                                <w:shd w:val="clear" w:color="auto" w:fill="FFFFFF"/>
                              </w:rPr>
                              <w:t>KSG Konferenz der Schweizerischen Grundbuchführung</w:t>
                            </w:r>
                            <w:ins w:id="3" w:author="Macrì Francesco BJ" w:date="2026-04-15T06:54:00Z" w16du:dateUtc="2026-04-15T04:54:00Z">
                              <w:r w:rsidR="00556542">
                                <w:rPr>
                                  <w:shd w:val="clear" w:color="auto" w:fill="FFFFFF"/>
                                </w:rPr>
                                <w:t xml:space="preserve"> nur wenn KSG einverstanden</w:t>
                              </w:r>
                            </w:ins>
                          </w:p>
                          <w:p w14:paraId="2ED713E3" w14:textId="77777777" w:rsidR="00BC60BC" w:rsidRDefault="00BC60BC" w:rsidP="004E7E64">
                            <w:pPr>
                              <w:pStyle w:val="TextDeckblatt"/>
                              <w:rPr>
                                <w:shd w:val="clear" w:color="auto" w:fill="FFFFFF"/>
                              </w:rPr>
                            </w:pPr>
                          </w:p>
                          <w:p w14:paraId="0C22AD68" w14:textId="77777777" w:rsidR="005E1600" w:rsidRPr="00F778B5" w:rsidRDefault="005E1600" w:rsidP="001A383D">
                            <w:pPr>
                              <w:pStyle w:val="TextDeckblatt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Herausgeber</w:t>
                            </w:r>
                          </w:p>
                          <w:p w14:paraId="29631C44" w14:textId="6C85E31E" w:rsidR="005E1600" w:rsidRDefault="005E1600">
                            <w:pPr>
                              <w:pStyle w:val="TextDeckblatt"/>
                              <w:tabs>
                                <w:tab w:val="left" w:pos="4820"/>
                              </w:tabs>
                              <w:rPr>
                                <w:rStyle w:val="Hyperlink"/>
                              </w:rPr>
                            </w:pPr>
                            <w:r w:rsidRPr="00F778B5">
                              <w:t xml:space="preserve">Bundesamt für Landestopografie swisstopo </w:t>
                            </w:r>
                            <w:r>
                              <w:br/>
                            </w:r>
                            <w:r w:rsidR="00C5566A">
                              <w:t xml:space="preserve">Fachstelle </w:t>
                            </w:r>
                            <w:r w:rsidRPr="00F778B5">
                              <w:t>Eidgenössische Vermessungs</w:t>
                            </w:r>
                            <w:r w:rsidR="00FE04AF" w:rsidRPr="00F778B5">
                              <w:t>direktion</w:t>
                            </w:r>
                            <w:r>
                              <w:br/>
                            </w:r>
                            <w:r w:rsidRPr="00F778B5">
                              <w:t>Seftigenstrasse 264, CH-3084 Wabern</w:t>
                            </w:r>
                            <w:r>
                              <w:br/>
                            </w:r>
                            <w:hyperlink r:id="rId14" w:history="1">
                              <w:r w:rsidRPr="00F54CF5">
                                <w:rPr>
                                  <w:rStyle w:val="Hyperlink"/>
                                </w:rPr>
                                <w:t>vermessung@swisstopo.ch</w:t>
                              </w:r>
                            </w:hyperlink>
                            <w:bookmarkStart w:id="4" w:name="_Hlk160524583"/>
                            <w:r w:rsidRPr="00F54CF5">
                              <w:t xml:space="preserve"> /</w:t>
                            </w:r>
                            <w:bookmarkEnd w:id="4"/>
                            <w:r w:rsidRPr="00F54CF5">
                              <w:t xml:space="preserve"> </w:t>
                            </w:r>
                            <w:hyperlink r:id="rId15" w:history="1">
                              <w:r w:rsidR="007F3DB5">
                                <w:rPr>
                                  <w:rStyle w:val="Hyperlink"/>
                                </w:rPr>
                                <w:t>https://www.cadastre-manual.admin.ch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000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5E85C7" id="_x0000_t202" coordsize="21600,21600" o:spt="202" path="m,l,21600r21600,l21600,xe">
                <v:stroke joinstyle="miter"/>
                <v:path gradientshapeok="t" o:connecttype="rect"/>
              </v:shapetype>
              <v:shape id="Textfeld 230" o:spid="_x0000_s1026" type="#_x0000_t202" style="position:absolute;margin-left:405.2pt;margin-top:462.85pt;width:456.4pt;height:306.1pt;z-index:2516705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" filled="f" stroked="f" strokeweight="0">
                <v:textbox inset="2.5mm">
                  <w:txbxContent>
                    <w:p w14:paraId="522FF4AC" w14:textId="77777777" w:rsidR="004E7E64" w:rsidRDefault="004E7E64" w:rsidP="004E7E64">
                      <w:pPr>
                        <w:rPr>
                          <w:color w:val="FF0000"/>
                          <w:lang w:eastAsia="de-CH"/>
                        </w:rPr>
                      </w:pPr>
                      <w:r>
                        <w:rPr>
                          <w:b/>
                        </w:rPr>
                        <w:t xml:space="preserve">Mitwirkung </w:t>
                      </w:r>
                      <w:r>
                        <w:rPr>
                          <w:vanish/>
                          <w:color w:val="FF0000"/>
                          <w:lang w:eastAsia="de-CH"/>
                        </w:rPr>
                        <w:t>Es werden mitwirkende Organisationen aufgeführt, keine Personen, untenstehend Beispiele</w:t>
                      </w:r>
                    </w:p>
                    <w:p w14:paraId="2736AA44" w14:textId="66C0C955" w:rsidR="00D83CFB" w:rsidRPr="00362076" w:rsidRDefault="00C5566A" w:rsidP="00C5566A">
                      <w:pPr>
                        <w:rPr>
                          <w:shd w:val="clear" w:color="auto" w:fill="FFFFFF"/>
                        </w:rPr>
                      </w:pPr>
                      <w:r>
                        <w:rPr>
                          <w:shd w:val="clear" w:color="auto" w:fill="FFFFFF"/>
                        </w:rPr>
                        <w:t xml:space="preserve">EGBA </w:t>
                      </w:r>
                      <w:r w:rsidRPr="00FB69DA">
                        <w:rPr>
                          <w:shd w:val="clear" w:color="auto" w:fill="FFFFFF"/>
                        </w:rPr>
                        <w:t>Eidgenössisches Amt für Grundbuch- und Bodenrecht</w:t>
                      </w:r>
                      <w:r>
                        <w:rPr>
                          <w:shd w:val="clear" w:color="auto" w:fill="FFFFFF"/>
                        </w:rPr>
                        <w:br/>
                      </w:r>
                      <w:r w:rsidRPr="00362076">
                        <w:rPr>
                          <w:shd w:val="clear" w:color="auto" w:fill="FFFFFF"/>
                        </w:rPr>
                        <w:t>KGK Konferenz der kantonalen Geoinformations- und Katasterstellen</w:t>
                      </w:r>
                      <w:r w:rsidRPr="00362076">
                        <w:rPr>
                          <w:shd w:val="clear" w:color="auto" w:fill="FFFFFF"/>
                        </w:rPr>
                        <w:br/>
                      </w:r>
                      <w:r w:rsidRPr="00FB705F">
                        <w:rPr>
                          <w:highlight w:val="yellow"/>
                          <w:shd w:val="clear" w:color="auto" w:fill="FFFFFF"/>
                        </w:rPr>
                        <w:t>KSG Konferenz der Schweizerischen Grundbuchführung</w:t>
                      </w:r>
                      <w:ins w:id="5" w:author="Macrì Francesco BJ" w:date="2026-04-15T06:54:00Z" w16du:dateUtc="2026-04-15T04:54:00Z">
                        <w:r w:rsidR="00556542">
                          <w:rPr>
                            <w:shd w:val="clear" w:color="auto" w:fill="FFFFFF"/>
                          </w:rPr>
                          <w:t xml:space="preserve"> nur wenn KSG einverstanden</w:t>
                        </w:r>
                      </w:ins>
                    </w:p>
                    <w:p w14:paraId="2ED713E3" w14:textId="77777777" w:rsidR="00BC60BC" w:rsidRDefault="00BC60BC" w:rsidP="004E7E64">
                      <w:pPr>
                        <w:pStyle w:val="TextDeckblatt"/>
                        <w:rPr>
                          <w:shd w:val="clear" w:color="auto" w:fill="FFFFFF"/>
                        </w:rPr>
                      </w:pPr>
                    </w:p>
                    <w:p w14:paraId="0C22AD68" w14:textId="77777777" w:rsidR="005E1600" w:rsidRPr="00F778B5" w:rsidRDefault="005E1600" w:rsidP="001A383D">
                      <w:pPr>
                        <w:pStyle w:val="TextDeckblatt"/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Herausgeber</w:t>
                      </w:r>
                    </w:p>
                    <w:p w14:paraId="29631C44" w14:textId="6C85E31E" w:rsidR="005E1600" w:rsidRDefault="005E1600">
                      <w:pPr>
                        <w:pStyle w:val="TextDeckblatt"/>
                        <w:tabs>
                          <w:tab w:val="left" w:pos="4820"/>
                        </w:tabs>
                        <w:rPr>
                          <w:rStyle w:val="Hyperlink"/>
                        </w:rPr>
                      </w:pPr>
                      <w:r w:rsidRPr="00F778B5">
                        <w:t xml:space="preserve">Bundesamt für Landestopografie swisstopo </w:t>
                      </w:r>
                      <w:r>
                        <w:br/>
                      </w:r>
                      <w:r w:rsidR="00C5566A">
                        <w:t xml:space="preserve">Fachstelle </w:t>
                      </w:r>
                      <w:r w:rsidRPr="00F778B5">
                        <w:t>Eidgenössische Vermessungs</w:t>
                      </w:r>
                      <w:r w:rsidR="00FE04AF" w:rsidRPr="00F778B5">
                        <w:t>direktion</w:t>
                      </w:r>
                      <w:r>
                        <w:br/>
                      </w:r>
                      <w:r w:rsidRPr="00F778B5">
                        <w:t>Seftigenstrasse 264, CH-3084 Wabern</w:t>
                      </w:r>
                      <w:r>
                        <w:br/>
                      </w:r>
                      <w:hyperlink r:id="rId16" w:history="1">
                        <w:r w:rsidRPr="00F54CF5">
                          <w:rPr>
                            <w:rStyle w:val="Hyperlink"/>
                          </w:rPr>
                          <w:t>vermessung@swisstopo.ch</w:t>
                        </w:r>
                      </w:hyperlink>
                      <w:bookmarkStart w:id="6" w:name="_Hlk160524583"/>
                      <w:r w:rsidRPr="00F54CF5">
                        <w:t xml:space="preserve"> /</w:t>
                      </w:r>
                      <w:bookmarkEnd w:id="6"/>
                      <w:r w:rsidRPr="00F54CF5">
                        <w:t xml:space="preserve"> </w:t>
                      </w:r>
                      <w:hyperlink r:id="rId17" w:history="1">
                        <w:r w:rsidR="007F3DB5">
                          <w:rPr>
                            <w:rStyle w:val="Hyperlink"/>
                          </w:rPr>
                          <w:t>https://www.cadastre-manual.admin.ch</w:t>
                        </w:r>
                      </w:hyperlink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A93600" w:rsidRPr="00A93600">
        <w:rPr>
          <w:vanish/>
          <w:color w:val="FF0000"/>
        </w:rPr>
        <w:t xml:space="preserve">Nach Inkraftsetzung der Vorschrift wird die Word- und PDF-Datei in ActaNova abgelegt. </w:t>
      </w:r>
    </w:p>
    <w:p w14:paraId="04EFB256" w14:textId="77777777" w:rsidR="00C3446F" w:rsidRPr="00260B47" w:rsidRDefault="008C67AE" w:rsidP="00BC60BC">
      <w:pPr>
        <w:pStyle w:val="TextDeckblatt"/>
        <w:rPr>
          <w:highlight w:val="yellow"/>
        </w:rPr>
      </w:pPr>
      <w:r>
        <w:br w:type="column"/>
      </w:r>
      <w:r>
        <w:rPr>
          <w:noProof/>
          <w:lang w:eastAsia="de-CH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8B4C30" wp14:editId="52F692E5">
                <wp:simplePos x="0" y="0"/>
                <wp:positionH relativeFrom="column">
                  <wp:posOffset>-1270</wp:posOffset>
                </wp:positionH>
                <wp:positionV relativeFrom="paragraph">
                  <wp:posOffset>7363425</wp:posOffset>
                </wp:positionV>
                <wp:extent cx="1828800" cy="1236345"/>
                <wp:effectExtent l="0" t="0" r="0" b="1905"/>
                <wp:wrapSquare wrapText="bothSides"/>
                <wp:docPr id="224" name="Textfeld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2363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8321570" w14:textId="77777777" w:rsidR="005E1600" w:rsidRDefault="005E1600" w:rsidP="006D01F4">
                            <w:r w:rsidRPr="00A020EC">
                              <w:t>Originalsprache: Deutsch</w:t>
                            </w: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  <w:r w:rsidRPr="00332FF1">
                              <w:rPr>
                                <w:vanish/>
                                <w:color w:val="FF0000"/>
                              </w:rPr>
                              <w:t>[Überprüfen]</w:t>
                            </w:r>
                          </w:p>
                          <w:p w14:paraId="646D66AA" w14:textId="77777777" w:rsidR="005E1600" w:rsidRDefault="005E1600" w:rsidP="006D01F4">
                            <w:r w:rsidRPr="00D41995">
                              <w:t xml:space="preserve">Aktenzeichen: </w:t>
                            </w:r>
                            <w:fldSimple w:instr=" DOCVARIABLE  &quot;VLM:Dokument.Geschaeftsdetails.Geschaeftsnummer&quot;  \* MERGEFORMAT " w:fldLock="1">
                              <w:r w:rsidRPr="000674AF">
                                <w:t>swiss</w:t>
                              </w:r>
                              <w:r w:rsidRPr="000602BA">
                                <w:t>topo-</w:t>
                              </w:r>
                              <w:r w:rsidR="00E27F5C" w:rsidRPr="000602BA">
                                <w:t>511.33-</w:t>
                              </w:r>
                              <w:r w:rsidR="000602BA" w:rsidRPr="000602BA">
                                <w:t>19</w:t>
                              </w:r>
                            </w:fldSimple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  <w:r w:rsidRPr="00332FF1">
                              <w:rPr>
                                <w:vanish/>
                                <w:color w:val="FF0000"/>
                              </w:rPr>
                              <w:t>[Überprüfen]</w:t>
                            </w:r>
                          </w:p>
                          <w:p w14:paraId="5408870F" w14:textId="77777777" w:rsidR="005E1600" w:rsidRDefault="005E1600" w:rsidP="006D01F4"/>
                          <w:p w14:paraId="66323B97" w14:textId="77777777" w:rsidR="005E1600" w:rsidRPr="00492E06" w:rsidRDefault="005E1600" w:rsidP="006D01F4">
                            <w:pPr>
                              <w:jc w:val="both"/>
                              <w:rPr>
                                <w:sz w:val="19"/>
                                <w:szCs w:val="19"/>
                              </w:rPr>
                            </w:pPr>
                            <w:r w:rsidRPr="00492E06">
                              <w:rPr>
                                <w:sz w:val="19"/>
                                <w:szCs w:val="19"/>
                              </w:rPr>
                              <w:t>Die geschlechtsspezifische Differenzierung wird aus Gründen der Lesbarkeit nicht durchgängig umgesetzt.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B4C30" id="Textfeld 224" o:spid="_x0000_s1027" type="#_x0000_t202" style="position:absolute;margin-left:-.1pt;margin-top:579.8pt;width:2in;height:97.35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" filled="f" stroked="f" strokeweight="0">
                <v:textbox inset="0">
                  <w:txbxContent>
                    <w:p w14:paraId="68321570" w14:textId="77777777" w:rsidR="005E1600" w:rsidRDefault="005E1600" w:rsidP="006D01F4">
                      <w:r w:rsidRPr="00A020EC">
                        <w:t>Originalsprache: Deutsch</w:t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  <w:r w:rsidRPr="00332FF1">
                        <w:rPr>
                          <w:vanish/>
                          <w:color w:val="FF0000"/>
                        </w:rPr>
                        <w:t>[Überprüfen]</w:t>
                      </w:r>
                    </w:p>
                    <w:p w14:paraId="646D66AA" w14:textId="77777777" w:rsidR="005E1600" w:rsidRDefault="005E1600" w:rsidP="006D01F4">
                      <w:r w:rsidRPr="00D41995">
                        <w:t xml:space="preserve">Aktenzeichen: </w:t>
                      </w:r>
                      <w:fldSimple w:instr=" DOCVARIABLE  &quot;VLM:Dokument.Geschaeftsdetails.Geschaeftsnummer&quot;  \* MERGEFORMAT " w:fldLock="1">
                        <w:r w:rsidRPr="000674AF">
                          <w:t>swiss</w:t>
                        </w:r>
                        <w:r w:rsidRPr="000602BA">
                          <w:t>topo-</w:t>
                        </w:r>
                        <w:r w:rsidR="00E27F5C" w:rsidRPr="000602BA">
                          <w:t>511.33-</w:t>
                        </w:r>
                        <w:r w:rsidR="000602BA" w:rsidRPr="000602BA">
                          <w:t>19</w:t>
                        </w:r>
                      </w:fldSimple>
                      <w:r>
                        <w:rPr>
                          <w:color w:val="FF0000"/>
                        </w:rPr>
                        <w:t xml:space="preserve"> </w:t>
                      </w:r>
                      <w:r w:rsidRPr="00332FF1">
                        <w:rPr>
                          <w:vanish/>
                          <w:color w:val="FF0000"/>
                        </w:rPr>
                        <w:t>[Überprüfen]</w:t>
                      </w:r>
                    </w:p>
                    <w:p w14:paraId="5408870F" w14:textId="77777777" w:rsidR="005E1600" w:rsidRDefault="005E1600" w:rsidP="006D01F4"/>
                    <w:p w14:paraId="66323B97" w14:textId="77777777" w:rsidR="005E1600" w:rsidRPr="00492E06" w:rsidRDefault="005E1600" w:rsidP="006D01F4">
                      <w:pPr>
                        <w:jc w:val="both"/>
                        <w:rPr>
                          <w:sz w:val="19"/>
                          <w:szCs w:val="19"/>
                        </w:rPr>
                      </w:pPr>
                      <w:r w:rsidRPr="00492E06">
                        <w:rPr>
                          <w:sz w:val="19"/>
                          <w:szCs w:val="19"/>
                        </w:rPr>
                        <w:t>Die geschlechtsspezifische Differenzierung wird aus Gründen der Lesbarkeit nicht durchgängig umgesetzt.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00C6">
        <w:br w:type="column"/>
      </w:r>
      <w:r w:rsidR="002E39C4" w:rsidRPr="001E749A">
        <w:rPr>
          <w:b/>
          <w:sz w:val="28"/>
          <w:szCs w:val="28"/>
        </w:rPr>
        <w:lastRenderedPageBreak/>
        <w:t>Inhaltsverzeichnis</w:t>
      </w:r>
      <w:r w:rsidR="002E39C4">
        <w:t xml:space="preserve"> </w:t>
      </w:r>
      <w:r w:rsidR="00260B47" w:rsidRPr="00A62C97">
        <w:rPr>
          <w:vanish/>
          <w:color w:val="FF0000"/>
        </w:rPr>
        <w:t xml:space="preserve">Verzeichnis manuell aktualisieren: </w:t>
      </w:r>
      <w:r w:rsidR="00260B47" w:rsidRPr="00A62C97">
        <w:rPr>
          <w:vanish/>
          <w:color w:val="FF0000"/>
          <w:sz w:val="14"/>
        </w:rPr>
        <w:t>«Rechtsklick &gt; Felder aktualisieren &gt; Gesamtes Verz.»</w:t>
      </w:r>
    </w:p>
    <w:p w14:paraId="0C8E23D3" w14:textId="43561EC8" w:rsidR="006A0C55" w:rsidRDefault="00C3446F">
      <w:pPr>
        <w:pStyle w:val="Verzeichnis1"/>
        <w:rPr>
          <w:rFonts w:asciiTheme="minorHAnsi" w:eastAsiaTheme="minorEastAsia" w:hAnsiTheme="minorHAnsi"/>
          <w:b w:val="0"/>
          <w:kern w:val="2"/>
          <w:sz w:val="24"/>
          <w:szCs w:val="24"/>
          <w:lang w:eastAsia="de-CH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5772255" w:history="1">
        <w:r w:rsidR="006A0C55" w:rsidRPr="00DA181C">
          <w:rPr>
            <w:rStyle w:val="Hyperlink"/>
          </w:rPr>
          <w:t>Abkürzungen</w:t>
        </w:r>
        <w:r w:rsidR="006A0C55">
          <w:rPr>
            <w:webHidden/>
          </w:rPr>
          <w:tab/>
        </w:r>
        <w:r w:rsidR="006A0C55">
          <w:rPr>
            <w:webHidden/>
          </w:rPr>
          <w:fldChar w:fldCharType="begin"/>
        </w:r>
        <w:r w:rsidR="006A0C55">
          <w:rPr>
            <w:webHidden/>
          </w:rPr>
          <w:instrText xml:space="preserve"> PAGEREF _Toc195772255 \h </w:instrText>
        </w:r>
        <w:r w:rsidR="006A0C55">
          <w:rPr>
            <w:webHidden/>
          </w:rPr>
        </w:r>
        <w:r w:rsidR="006A0C55">
          <w:rPr>
            <w:webHidden/>
          </w:rPr>
          <w:fldChar w:fldCharType="separate"/>
        </w:r>
        <w:r w:rsidR="006A0C55">
          <w:rPr>
            <w:webHidden/>
          </w:rPr>
          <w:t>5</w:t>
        </w:r>
        <w:r w:rsidR="006A0C55">
          <w:rPr>
            <w:webHidden/>
          </w:rPr>
          <w:fldChar w:fldCharType="end"/>
        </w:r>
      </w:hyperlink>
    </w:p>
    <w:p w14:paraId="440102FC" w14:textId="58EDEF16" w:rsidR="006A0C55" w:rsidRDefault="006A0C55">
      <w:pPr>
        <w:pStyle w:val="Verzeichnis1"/>
        <w:rPr>
          <w:rFonts w:asciiTheme="minorHAnsi" w:eastAsiaTheme="minorEastAsia" w:hAnsiTheme="minorHAnsi"/>
          <w:b w:val="0"/>
          <w:kern w:val="2"/>
          <w:sz w:val="24"/>
          <w:szCs w:val="24"/>
          <w:lang w:eastAsia="de-CH"/>
          <w14:ligatures w14:val="standardContextual"/>
        </w:rPr>
      </w:pPr>
      <w:hyperlink w:anchor="_Toc195772256" w:history="1">
        <w:r w:rsidRPr="00DA181C">
          <w:rPr>
            <w:rStyle w:val="Hyperlink"/>
          </w:rPr>
          <w:t>1.</w:t>
        </w:r>
        <w:r>
          <w:rPr>
            <w:rFonts w:asciiTheme="minorHAnsi" w:eastAsiaTheme="minorEastAsia" w:hAnsiTheme="minorHAnsi"/>
            <w:b w:val="0"/>
            <w:kern w:val="2"/>
            <w:sz w:val="24"/>
            <w:szCs w:val="24"/>
            <w:lang w:eastAsia="de-CH"/>
            <w14:ligatures w14:val="standardContextual"/>
          </w:rPr>
          <w:tab/>
        </w:r>
        <w:r w:rsidRPr="00DA181C">
          <w:rPr>
            <w:rStyle w:val="Hyperlink"/>
          </w:rPr>
          <w:t>Einleitung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_Toc195772256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5DC5343" w14:textId="5CE8A992" w:rsidR="006A0C55" w:rsidRDefault="006A0C55">
      <w:pPr>
        <w:pStyle w:val="Verzeichnis2"/>
        <w:rPr>
          <w:rFonts w:asciiTheme="minorHAnsi" w:eastAsiaTheme="minorEastAsia" w:hAnsiTheme="minorHAnsi"/>
          <w:kern w:val="2"/>
          <w:sz w:val="24"/>
          <w:szCs w:val="24"/>
          <w:lang w:eastAsia="de-CH"/>
          <w14:ligatures w14:val="standardContextual"/>
        </w:rPr>
      </w:pPr>
      <w:hyperlink w:anchor="_Toc195772257" w:history="1">
        <w:r w:rsidRPr="00DA181C">
          <w:rPr>
            <w:rStyle w:val="Hyperlink"/>
          </w:rPr>
          <w:t>1.1.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eastAsia="de-CH"/>
            <w14:ligatures w14:val="standardContextual"/>
          </w:rPr>
          <w:tab/>
        </w:r>
        <w:r w:rsidRPr="00DA181C">
          <w:rPr>
            <w:rStyle w:val="Hyperlink"/>
          </w:rPr>
          <w:t>Ziel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_Toc195772257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07329C0" w14:textId="75FB3AC3" w:rsidR="006A0C55" w:rsidRDefault="006A0C55">
      <w:pPr>
        <w:pStyle w:val="Verzeichnis2"/>
        <w:rPr>
          <w:rFonts w:asciiTheme="minorHAnsi" w:eastAsiaTheme="minorEastAsia" w:hAnsiTheme="minorHAnsi"/>
          <w:kern w:val="2"/>
          <w:sz w:val="24"/>
          <w:szCs w:val="24"/>
          <w:lang w:eastAsia="de-CH"/>
          <w14:ligatures w14:val="standardContextual"/>
        </w:rPr>
      </w:pPr>
      <w:hyperlink w:anchor="_Toc195772258" w:history="1">
        <w:r w:rsidRPr="00DA181C">
          <w:rPr>
            <w:rStyle w:val="Hyperlink"/>
          </w:rPr>
          <w:t>1.2.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eastAsia="de-CH"/>
            <w14:ligatures w14:val="standardContextual"/>
          </w:rPr>
          <w:tab/>
        </w:r>
        <w:r w:rsidRPr="00DA181C">
          <w:rPr>
            <w:rStyle w:val="Hyperlink"/>
          </w:rPr>
          <w:t>Geltungsbereich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_Toc195772258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D1580B0" w14:textId="6A071A50" w:rsidR="006A0C55" w:rsidRDefault="006A0C55">
      <w:pPr>
        <w:pStyle w:val="Verzeichnis2"/>
        <w:rPr>
          <w:rFonts w:asciiTheme="minorHAnsi" w:eastAsiaTheme="minorEastAsia" w:hAnsiTheme="minorHAnsi"/>
          <w:kern w:val="2"/>
          <w:sz w:val="24"/>
          <w:szCs w:val="24"/>
          <w:lang w:eastAsia="de-CH"/>
          <w14:ligatures w14:val="standardContextual"/>
        </w:rPr>
      </w:pPr>
      <w:hyperlink w:anchor="_Toc195772259" w:history="1">
        <w:r w:rsidRPr="00DA181C">
          <w:rPr>
            <w:rStyle w:val="Hyperlink"/>
          </w:rPr>
          <w:t>1.3.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eastAsia="de-CH"/>
            <w14:ligatures w14:val="standardContextual"/>
          </w:rPr>
          <w:tab/>
        </w:r>
        <w:r w:rsidRPr="00DA181C">
          <w:rPr>
            <w:rStyle w:val="Hyperlink"/>
          </w:rPr>
          <w:t>Rechtliche Grundlagen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_Toc195772259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CF6ED41" w14:textId="1B2836EA" w:rsidR="006A0C55" w:rsidRDefault="006A0C55">
      <w:pPr>
        <w:pStyle w:val="Verzeichnis2"/>
        <w:rPr>
          <w:rFonts w:asciiTheme="minorHAnsi" w:eastAsiaTheme="minorEastAsia" w:hAnsiTheme="minorHAnsi"/>
          <w:kern w:val="2"/>
          <w:sz w:val="24"/>
          <w:szCs w:val="24"/>
          <w:lang w:eastAsia="de-CH"/>
          <w14:ligatures w14:val="standardContextual"/>
        </w:rPr>
      </w:pPr>
      <w:hyperlink w:anchor="_Toc195772260" w:history="1">
        <w:r w:rsidRPr="00DA181C">
          <w:rPr>
            <w:rStyle w:val="Hyperlink"/>
          </w:rPr>
          <w:t>1.4.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eastAsia="de-CH"/>
            <w14:ligatures w14:val="standardContextual"/>
          </w:rPr>
          <w:tab/>
        </w:r>
        <w:r w:rsidRPr="00DA181C">
          <w:rPr>
            <w:rStyle w:val="Hyperlink"/>
          </w:rPr>
          <w:t>Vorschriften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_Toc195772260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7F8A044" w14:textId="586E278E" w:rsidR="006A0C55" w:rsidRDefault="006A0C55">
      <w:pPr>
        <w:pStyle w:val="Verzeichnis1"/>
        <w:rPr>
          <w:rFonts w:asciiTheme="minorHAnsi" w:eastAsiaTheme="minorEastAsia" w:hAnsiTheme="minorHAnsi"/>
          <w:b w:val="0"/>
          <w:kern w:val="2"/>
          <w:sz w:val="24"/>
          <w:szCs w:val="24"/>
          <w:lang w:eastAsia="de-CH"/>
          <w14:ligatures w14:val="standardContextual"/>
        </w:rPr>
      </w:pPr>
      <w:hyperlink w:anchor="_Toc195772261" w:history="1">
        <w:r w:rsidRPr="00DA181C">
          <w:rPr>
            <w:rStyle w:val="Hyperlink"/>
            <w:lang w:val="en-US"/>
          </w:rPr>
          <w:t>2.</w:t>
        </w:r>
        <w:r>
          <w:rPr>
            <w:rFonts w:asciiTheme="minorHAnsi" w:eastAsiaTheme="minorEastAsia" w:hAnsiTheme="minorHAnsi"/>
            <w:b w:val="0"/>
            <w:kern w:val="2"/>
            <w:sz w:val="24"/>
            <w:szCs w:val="24"/>
            <w:lang w:eastAsia="de-CH"/>
            <w14:ligatures w14:val="standardContextual"/>
          </w:rPr>
          <w:tab/>
        </w:r>
        <w:r w:rsidRPr="00DA181C">
          <w:rPr>
            <w:rStyle w:val="Hyperlink"/>
          </w:rPr>
          <w:t>Allgemeine Erläuterungen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_Toc195772261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8293FBF" w14:textId="1D71B26D" w:rsidR="006A0C55" w:rsidRDefault="006A0C55">
      <w:pPr>
        <w:pStyle w:val="Verzeichnis2"/>
        <w:rPr>
          <w:rFonts w:asciiTheme="minorHAnsi" w:eastAsiaTheme="minorEastAsia" w:hAnsiTheme="minorHAnsi"/>
          <w:kern w:val="2"/>
          <w:sz w:val="24"/>
          <w:szCs w:val="24"/>
          <w:lang w:eastAsia="de-CH"/>
          <w14:ligatures w14:val="standardContextual"/>
        </w:rPr>
      </w:pPr>
      <w:hyperlink w:anchor="_Toc195772262" w:history="1">
        <w:r w:rsidRPr="00DA181C">
          <w:rPr>
            <w:rStyle w:val="Hyperlink"/>
          </w:rPr>
          <w:t>2.1.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eastAsia="de-CH"/>
            <w14:ligatures w14:val="standardContextual"/>
          </w:rPr>
          <w:tab/>
        </w:r>
        <w:r w:rsidRPr="00DA181C">
          <w:rPr>
            <w:rStyle w:val="Hyperlink"/>
          </w:rPr>
          <w:t>Grundsätze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_Toc195772262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17F6391" w14:textId="4DA40F83" w:rsidR="006A0C55" w:rsidRDefault="006A0C55">
      <w:pPr>
        <w:pStyle w:val="Verzeichnis2"/>
        <w:rPr>
          <w:rFonts w:asciiTheme="minorHAnsi" w:eastAsiaTheme="minorEastAsia" w:hAnsiTheme="minorHAnsi"/>
          <w:kern w:val="2"/>
          <w:sz w:val="24"/>
          <w:szCs w:val="24"/>
          <w:lang w:eastAsia="de-CH"/>
          <w14:ligatures w14:val="standardContextual"/>
        </w:rPr>
      </w:pPr>
      <w:hyperlink w:anchor="_Toc195772263" w:history="1">
        <w:r w:rsidRPr="00DA181C">
          <w:rPr>
            <w:rStyle w:val="Hyperlink"/>
          </w:rPr>
          <w:t>2.2.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eastAsia="de-CH"/>
            <w14:ligatures w14:val="standardContextual"/>
          </w:rPr>
          <w:tab/>
        </w:r>
        <w:r w:rsidRPr="00DA181C">
          <w:rPr>
            <w:rStyle w:val="Hyperlink"/>
          </w:rPr>
          <w:t>Schrift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_Toc195772263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F1BA212" w14:textId="181842CD" w:rsidR="006A0C55" w:rsidRDefault="006A0C55">
      <w:pPr>
        <w:pStyle w:val="Verzeichnis2"/>
        <w:rPr>
          <w:rFonts w:asciiTheme="minorHAnsi" w:eastAsiaTheme="minorEastAsia" w:hAnsiTheme="minorHAnsi"/>
          <w:kern w:val="2"/>
          <w:sz w:val="24"/>
          <w:szCs w:val="24"/>
          <w:lang w:eastAsia="de-CH"/>
          <w14:ligatures w14:val="standardContextual"/>
        </w:rPr>
      </w:pPr>
      <w:hyperlink w:anchor="_Toc195772264" w:history="1">
        <w:r w:rsidRPr="00DA181C">
          <w:rPr>
            <w:rStyle w:val="Hyperlink"/>
          </w:rPr>
          <w:t>2.3.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eastAsia="de-CH"/>
            <w14:ligatures w14:val="standardContextual"/>
          </w:rPr>
          <w:tab/>
        </w:r>
        <w:r w:rsidRPr="00DA181C">
          <w:rPr>
            <w:rStyle w:val="Hyperlink"/>
          </w:rPr>
          <w:t>Hinweistexte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_Toc195772264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22551B3" w14:textId="69E0CC84" w:rsidR="006A0C55" w:rsidRDefault="006A0C55">
      <w:pPr>
        <w:pStyle w:val="Verzeichnis2"/>
        <w:rPr>
          <w:rFonts w:asciiTheme="minorHAnsi" w:eastAsiaTheme="minorEastAsia" w:hAnsiTheme="minorHAnsi"/>
          <w:kern w:val="2"/>
          <w:sz w:val="24"/>
          <w:szCs w:val="24"/>
          <w:lang w:eastAsia="de-CH"/>
          <w14:ligatures w14:val="standardContextual"/>
        </w:rPr>
      </w:pPr>
      <w:hyperlink w:anchor="_Toc195772265" w:history="1">
        <w:r w:rsidRPr="00DA181C">
          <w:rPr>
            <w:rStyle w:val="Hyperlink"/>
          </w:rPr>
          <w:t>2.4.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eastAsia="de-CH"/>
            <w14:ligatures w14:val="standardContextual"/>
          </w:rPr>
          <w:tab/>
        </w:r>
        <w:r w:rsidRPr="00DA181C">
          <w:rPr>
            <w:rStyle w:val="Hyperlink"/>
          </w:rPr>
          <w:t>Zuständige Stelle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_Toc195772265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CBC0C9C" w14:textId="5C38629F" w:rsidR="006A0C55" w:rsidRDefault="006A0C55">
      <w:pPr>
        <w:pStyle w:val="Verzeichnis1"/>
        <w:rPr>
          <w:rFonts w:asciiTheme="minorHAnsi" w:eastAsiaTheme="minorEastAsia" w:hAnsiTheme="minorHAnsi"/>
          <w:b w:val="0"/>
          <w:kern w:val="2"/>
          <w:sz w:val="24"/>
          <w:szCs w:val="24"/>
          <w:lang w:eastAsia="de-CH"/>
          <w14:ligatures w14:val="standardContextual"/>
        </w:rPr>
      </w:pPr>
      <w:hyperlink w:anchor="_Toc195772266" w:history="1">
        <w:r w:rsidRPr="00DA181C">
          <w:rPr>
            <w:rStyle w:val="Hyperlink"/>
          </w:rPr>
          <w:t>3.</w:t>
        </w:r>
        <w:r>
          <w:rPr>
            <w:rFonts w:asciiTheme="minorHAnsi" w:eastAsiaTheme="minorEastAsia" w:hAnsiTheme="minorHAnsi"/>
            <w:b w:val="0"/>
            <w:kern w:val="2"/>
            <w:sz w:val="24"/>
            <w:szCs w:val="24"/>
            <w:lang w:eastAsia="de-CH"/>
            <w14:ligatures w14:val="standardContextual"/>
          </w:rPr>
          <w:tab/>
        </w:r>
        <w:r w:rsidRPr="00DA181C">
          <w:rPr>
            <w:rStyle w:val="Hyperlink"/>
          </w:rPr>
          <w:t>Benutzerführung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_Toc195772266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53C6237" w14:textId="35B128DB" w:rsidR="006A0C55" w:rsidRDefault="006A0C55">
      <w:pPr>
        <w:pStyle w:val="Verzeichnis2"/>
        <w:rPr>
          <w:rFonts w:asciiTheme="minorHAnsi" w:eastAsiaTheme="minorEastAsia" w:hAnsiTheme="minorHAnsi"/>
          <w:kern w:val="2"/>
          <w:sz w:val="24"/>
          <w:szCs w:val="24"/>
          <w:lang w:eastAsia="de-CH"/>
          <w14:ligatures w14:val="standardContextual"/>
        </w:rPr>
      </w:pPr>
      <w:hyperlink w:anchor="_Toc195772267" w:history="1">
        <w:r w:rsidRPr="00DA181C">
          <w:rPr>
            <w:rStyle w:val="Hyperlink"/>
          </w:rPr>
          <w:t>3.1.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eastAsia="de-CH"/>
            <w14:ligatures w14:val="standardContextual"/>
          </w:rPr>
          <w:tab/>
        </w:r>
        <w:r w:rsidRPr="00DA181C">
          <w:rPr>
            <w:rStyle w:val="Hyperlink"/>
          </w:rPr>
          <w:t>www.cadastre.ch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_Toc195772267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8908B89" w14:textId="06017AA9" w:rsidR="006A0C55" w:rsidRDefault="006A0C55">
      <w:pPr>
        <w:pStyle w:val="Verzeichnis3"/>
        <w:rPr>
          <w:rFonts w:asciiTheme="minorHAnsi" w:eastAsiaTheme="minorEastAsia" w:hAnsiTheme="minorHAnsi"/>
          <w:kern w:val="2"/>
          <w:sz w:val="24"/>
          <w:szCs w:val="24"/>
          <w:lang w:eastAsia="de-CH"/>
          <w14:ligatures w14:val="standardContextual"/>
        </w:rPr>
      </w:pPr>
      <w:hyperlink w:anchor="_Toc195772268" w:history="1">
        <w:r w:rsidRPr="00DA181C">
          <w:rPr>
            <w:rStyle w:val="Hyperlink"/>
          </w:rPr>
          <w:t>3.1.1.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eastAsia="de-CH"/>
            <w14:ligatures w14:val="standardContextual"/>
          </w:rPr>
          <w:tab/>
        </w:r>
        <w:r w:rsidRPr="00DA181C">
          <w:rPr>
            <w:rStyle w:val="Hyperlink"/>
          </w:rPr>
          <w:t>Startseite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_Toc195772268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C45B90B" w14:textId="1054C170" w:rsidR="006A0C55" w:rsidRDefault="006A0C55">
      <w:pPr>
        <w:pStyle w:val="Verzeichnis3"/>
        <w:rPr>
          <w:rFonts w:asciiTheme="minorHAnsi" w:eastAsiaTheme="minorEastAsia" w:hAnsiTheme="minorHAnsi"/>
          <w:kern w:val="2"/>
          <w:sz w:val="24"/>
          <w:szCs w:val="24"/>
          <w:lang w:eastAsia="de-CH"/>
          <w14:ligatures w14:val="standardContextual"/>
        </w:rPr>
      </w:pPr>
      <w:hyperlink w:anchor="_Toc195772269" w:history="1">
        <w:r w:rsidRPr="00DA181C">
          <w:rPr>
            <w:rStyle w:val="Hyperlink"/>
          </w:rPr>
          <w:t>3.1.2.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eastAsia="de-CH"/>
            <w14:ligatures w14:val="standardContextual"/>
          </w:rPr>
          <w:tab/>
        </w:r>
        <w:r w:rsidRPr="00DA181C">
          <w:rPr>
            <w:rStyle w:val="Hyperlink"/>
          </w:rPr>
          <w:t>Suchresultat und PDF-Auszug bestellen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_Toc195772269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9D8D6A1" w14:textId="167BA495" w:rsidR="006A0C55" w:rsidRDefault="006A0C55">
      <w:pPr>
        <w:pStyle w:val="Verzeichnis2"/>
        <w:rPr>
          <w:rFonts w:asciiTheme="minorHAnsi" w:eastAsiaTheme="minorEastAsia" w:hAnsiTheme="minorHAnsi"/>
          <w:kern w:val="2"/>
          <w:sz w:val="24"/>
          <w:szCs w:val="24"/>
          <w:lang w:eastAsia="de-CH"/>
          <w14:ligatures w14:val="standardContextual"/>
        </w:rPr>
      </w:pPr>
      <w:hyperlink w:anchor="_Toc195772270" w:history="1">
        <w:r w:rsidRPr="00DA181C">
          <w:rPr>
            <w:rStyle w:val="Hyperlink"/>
          </w:rPr>
          <w:t>3.2.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eastAsia="de-CH"/>
            <w14:ligatures w14:val="standardContextual"/>
          </w:rPr>
          <w:tab/>
        </w:r>
        <w:r w:rsidRPr="00DA181C">
          <w:rPr>
            <w:rStyle w:val="Hyperlink"/>
          </w:rPr>
          <w:t>Kantonales Geodatenportal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_Toc195772270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EAEAD3D" w14:textId="30279E1E" w:rsidR="006A0C55" w:rsidRDefault="006A0C55">
      <w:pPr>
        <w:pStyle w:val="Verzeichnis3"/>
        <w:rPr>
          <w:rFonts w:asciiTheme="minorHAnsi" w:eastAsiaTheme="minorEastAsia" w:hAnsiTheme="minorHAnsi"/>
          <w:kern w:val="2"/>
          <w:sz w:val="24"/>
          <w:szCs w:val="24"/>
          <w:lang w:eastAsia="de-CH"/>
          <w14:ligatures w14:val="standardContextual"/>
        </w:rPr>
      </w:pPr>
      <w:hyperlink w:anchor="_Toc195772271" w:history="1">
        <w:r w:rsidRPr="00DA181C">
          <w:rPr>
            <w:rStyle w:val="Hyperlink"/>
          </w:rPr>
          <w:t>3.2.1.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eastAsia="de-CH"/>
            <w14:ligatures w14:val="standardContextual"/>
          </w:rPr>
          <w:tab/>
        </w:r>
        <w:r w:rsidRPr="00DA181C">
          <w:rPr>
            <w:rStyle w:val="Hyperlink"/>
          </w:rPr>
          <w:t>Startseite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_Toc195772271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7E38D353" w14:textId="147CCF1C" w:rsidR="006A0C55" w:rsidRDefault="006A0C55">
      <w:pPr>
        <w:pStyle w:val="Verzeichnis3"/>
        <w:rPr>
          <w:rFonts w:asciiTheme="minorHAnsi" w:eastAsiaTheme="minorEastAsia" w:hAnsiTheme="minorHAnsi"/>
          <w:kern w:val="2"/>
          <w:sz w:val="24"/>
          <w:szCs w:val="24"/>
          <w:lang w:eastAsia="de-CH"/>
          <w14:ligatures w14:val="standardContextual"/>
        </w:rPr>
      </w:pPr>
      <w:hyperlink w:anchor="_Toc195772272" w:history="1">
        <w:r w:rsidRPr="00DA181C">
          <w:rPr>
            <w:rStyle w:val="Hyperlink"/>
          </w:rPr>
          <w:t>3.2.2.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eastAsia="de-CH"/>
            <w14:ligatures w14:val="standardContextual"/>
          </w:rPr>
          <w:tab/>
        </w:r>
        <w:r w:rsidRPr="00DA181C">
          <w:rPr>
            <w:rStyle w:val="Hyperlink"/>
          </w:rPr>
          <w:t>Suchresultat und Details anzeigen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_Toc195772272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5101302" w14:textId="4AF48327" w:rsidR="006A0C55" w:rsidRDefault="006A0C55">
      <w:pPr>
        <w:pStyle w:val="Verzeichnis3"/>
        <w:rPr>
          <w:rFonts w:asciiTheme="minorHAnsi" w:eastAsiaTheme="minorEastAsia" w:hAnsiTheme="minorHAnsi"/>
          <w:kern w:val="2"/>
          <w:sz w:val="24"/>
          <w:szCs w:val="24"/>
          <w:lang w:eastAsia="de-CH"/>
          <w14:ligatures w14:val="standardContextual"/>
        </w:rPr>
      </w:pPr>
      <w:hyperlink w:anchor="_Toc195772273" w:history="1">
        <w:r w:rsidRPr="00DA181C">
          <w:rPr>
            <w:rStyle w:val="Hyperlink"/>
          </w:rPr>
          <w:t>3.2.3.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eastAsia="de-CH"/>
            <w14:ligatures w14:val="standardContextual"/>
          </w:rPr>
          <w:tab/>
        </w:r>
        <w:r w:rsidRPr="00DA181C">
          <w:rPr>
            <w:rStyle w:val="Hyperlink"/>
          </w:rPr>
          <w:t>Detailansicht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_Toc195772273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4B6174F" w14:textId="099ABA15" w:rsidR="006A0C55" w:rsidRDefault="006A0C55">
      <w:pPr>
        <w:pStyle w:val="Verzeichnis1"/>
        <w:rPr>
          <w:rFonts w:asciiTheme="minorHAnsi" w:eastAsiaTheme="minorEastAsia" w:hAnsiTheme="minorHAnsi"/>
          <w:b w:val="0"/>
          <w:kern w:val="2"/>
          <w:sz w:val="24"/>
          <w:szCs w:val="24"/>
          <w:lang w:eastAsia="de-CH"/>
          <w14:ligatures w14:val="standardContextual"/>
        </w:rPr>
      </w:pPr>
      <w:hyperlink w:anchor="_Toc195772274" w:history="1">
        <w:r w:rsidRPr="00DA181C">
          <w:rPr>
            <w:rStyle w:val="Hyperlink"/>
          </w:rPr>
          <w:t>4.</w:t>
        </w:r>
        <w:r>
          <w:rPr>
            <w:rFonts w:asciiTheme="minorHAnsi" w:eastAsiaTheme="minorEastAsia" w:hAnsiTheme="minorHAnsi"/>
            <w:b w:val="0"/>
            <w:kern w:val="2"/>
            <w:sz w:val="24"/>
            <w:szCs w:val="24"/>
            <w:lang w:eastAsia="de-CH"/>
            <w14:ligatures w14:val="standardContextual"/>
          </w:rPr>
          <w:tab/>
        </w:r>
        <w:r w:rsidRPr="00DA181C">
          <w:rPr>
            <w:rStyle w:val="Hyperlink"/>
          </w:rPr>
          <w:t>Inkraftsetzung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_Toc195772274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48A8F489" w14:textId="2860EA3A" w:rsidR="006A0C55" w:rsidRDefault="006A0C55">
      <w:pPr>
        <w:pStyle w:val="Verzeichnis1"/>
        <w:rPr>
          <w:rFonts w:asciiTheme="minorHAnsi" w:eastAsiaTheme="minorEastAsia" w:hAnsiTheme="minorHAnsi"/>
          <w:b w:val="0"/>
          <w:kern w:val="2"/>
          <w:sz w:val="24"/>
          <w:szCs w:val="24"/>
          <w:lang w:eastAsia="de-CH"/>
          <w14:ligatures w14:val="standardContextual"/>
        </w:rPr>
      </w:pPr>
      <w:hyperlink w:anchor="_Toc195772275" w:history="1">
        <w:r w:rsidRPr="00DA181C">
          <w:rPr>
            <w:rStyle w:val="Hyperlink"/>
          </w:rPr>
          <w:t>Anhang A.</w:t>
        </w:r>
        <w:r>
          <w:rPr>
            <w:rFonts w:asciiTheme="minorHAnsi" w:eastAsiaTheme="minorEastAsia" w:hAnsiTheme="minorHAnsi"/>
            <w:b w:val="0"/>
            <w:kern w:val="2"/>
            <w:sz w:val="24"/>
            <w:szCs w:val="24"/>
            <w:lang w:eastAsia="de-CH"/>
            <w14:ligatures w14:val="standardContextual"/>
          </w:rPr>
          <w:tab/>
        </w:r>
        <w:r w:rsidRPr="00DA181C">
          <w:rPr>
            <w:rStyle w:val="Hyperlink"/>
          </w:rPr>
          <w:t>Beispielscreens Cadastre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_Toc195772275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14BA0683" w14:textId="50BE8E88" w:rsidR="006A0C55" w:rsidRDefault="006A0C55">
      <w:pPr>
        <w:pStyle w:val="Verzeichnis1"/>
        <w:rPr>
          <w:rFonts w:asciiTheme="minorHAnsi" w:eastAsiaTheme="minorEastAsia" w:hAnsiTheme="minorHAnsi"/>
          <w:b w:val="0"/>
          <w:kern w:val="2"/>
          <w:sz w:val="24"/>
          <w:szCs w:val="24"/>
          <w:lang w:eastAsia="de-CH"/>
          <w14:ligatures w14:val="standardContextual"/>
        </w:rPr>
      </w:pPr>
      <w:hyperlink w:anchor="_Toc195772276" w:history="1">
        <w:r w:rsidRPr="00DA181C">
          <w:rPr>
            <w:rStyle w:val="Hyperlink"/>
          </w:rPr>
          <w:t>Anhang B.</w:t>
        </w:r>
        <w:r>
          <w:rPr>
            <w:rFonts w:asciiTheme="minorHAnsi" w:eastAsiaTheme="minorEastAsia" w:hAnsiTheme="minorHAnsi"/>
            <w:b w:val="0"/>
            <w:kern w:val="2"/>
            <w:sz w:val="24"/>
            <w:szCs w:val="24"/>
            <w:lang w:eastAsia="de-CH"/>
            <w14:ligatures w14:val="standardContextual"/>
          </w:rPr>
          <w:tab/>
        </w:r>
        <w:r w:rsidRPr="00DA181C">
          <w:rPr>
            <w:rStyle w:val="Hyperlink"/>
          </w:rPr>
          <w:t>Beispielscreens Kanton Basel-Landschaft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_Toc195772276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5873CCE5" w14:textId="3F9881CB" w:rsidR="00C3446F" w:rsidRPr="003130C1" w:rsidRDefault="00C3446F" w:rsidP="00C3446F">
      <w:r>
        <w:rPr>
          <w:rFonts w:eastAsia="Times New Roman"/>
          <w:noProof/>
          <w:szCs w:val="24"/>
          <w:lang w:eastAsia="de-CH"/>
        </w:rPr>
        <w:fldChar w:fldCharType="end"/>
      </w:r>
    </w:p>
    <w:p w14:paraId="6D885856" w14:textId="77777777" w:rsidR="00481F18" w:rsidRPr="004E202F" w:rsidRDefault="00481F18" w:rsidP="007B311C">
      <w:pPr>
        <w:pStyle w:val="berschrift1"/>
        <w:numPr>
          <w:ilvl w:val="0"/>
          <w:numId w:val="0"/>
        </w:numPr>
        <w:ind w:left="851" w:hanging="851"/>
      </w:pPr>
      <w:bookmarkStart w:id="7" w:name="_Ref195715646"/>
      <w:bookmarkStart w:id="8" w:name="_Toc195772255"/>
      <w:bookmarkStart w:id="9" w:name="_Toc451852361"/>
      <w:bookmarkStart w:id="10" w:name="_Toc459707660"/>
      <w:bookmarkStart w:id="11" w:name="_Toc69415223"/>
      <w:r w:rsidRPr="004E202F">
        <w:lastRenderedPageBreak/>
        <w:t>Abkürzungen</w:t>
      </w:r>
      <w:bookmarkEnd w:id="7"/>
      <w:bookmarkEnd w:id="8"/>
    </w:p>
    <w:p w14:paraId="22B1E018" w14:textId="77777777" w:rsidR="00481F18" w:rsidRDefault="00481F18" w:rsidP="00481F18">
      <w:pPr>
        <w:rPr>
          <w:lang w:eastAsia="de-CH"/>
        </w:rPr>
      </w:pPr>
      <w:r w:rsidRPr="005F44CB">
        <w:rPr>
          <w:lang w:eastAsia="de-CH"/>
        </w:rPr>
        <w:t>Liste der in diesem Dokument verwendeten Abkürzungen:</w:t>
      </w:r>
    </w:p>
    <w:tbl>
      <w:tblPr>
        <w:tblW w:w="9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3"/>
        <w:gridCol w:w="7655"/>
      </w:tblGrid>
      <w:tr w:rsidR="004E7E64" w14:paraId="68CF6B49" w14:textId="77777777" w:rsidTr="00D25E4C">
        <w:trPr>
          <w:tblHeader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EAE25" w14:textId="77777777" w:rsidR="004E7E64" w:rsidRPr="000F24DC" w:rsidRDefault="004E7E64">
            <w:pPr>
              <w:rPr>
                <w:b/>
                <w:sz w:val="19"/>
                <w:szCs w:val="19"/>
                <w:lang w:val="en-US"/>
              </w:rPr>
            </w:pPr>
            <w:bookmarkStart w:id="12" w:name="_Hlk140054865"/>
            <w:r w:rsidRPr="000F24DC">
              <w:rPr>
                <w:b/>
                <w:sz w:val="19"/>
                <w:szCs w:val="19"/>
                <w:lang w:val="en-US"/>
              </w:rPr>
              <w:t>Abkürzung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B887A" w14:textId="77777777" w:rsidR="004E7E64" w:rsidRPr="000F24DC" w:rsidRDefault="004E7E64">
            <w:pPr>
              <w:rPr>
                <w:b/>
                <w:sz w:val="19"/>
                <w:szCs w:val="19"/>
                <w:lang w:val="en-US"/>
              </w:rPr>
            </w:pPr>
            <w:r w:rsidRPr="000F24DC">
              <w:rPr>
                <w:b/>
                <w:sz w:val="19"/>
                <w:szCs w:val="19"/>
                <w:lang w:val="en-US"/>
              </w:rPr>
              <w:t>Bezeichnung im vollen Wortlaut</w:t>
            </w:r>
          </w:p>
        </w:tc>
      </w:tr>
      <w:tr w:rsidR="004E7E64" w:rsidRPr="00F400E1" w14:paraId="0324E2F1" w14:textId="77777777" w:rsidTr="00D25E4C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CDD8" w14:textId="77777777" w:rsidR="004E7E64" w:rsidRPr="00F400E1" w:rsidRDefault="00757084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AV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CE11D" w14:textId="77777777" w:rsidR="004E7E64" w:rsidRPr="00F400E1" w:rsidRDefault="00757084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amtliche Vermessung</w:t>
            </w:r>
          </w:p>
        </w:tc>
      </w:tr>
      <w:tr w:rsidR="009D30AC" w:rsidRPr="00F400E1" w14:paraId="698CFDD1" w14:textId="77777777" w:rsidTr="00D25E4C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2DD04" w14:textId="77777777" w:rsidR="009D30AC" w:rsidRPr="00F400E1" w:rsidRDefault="009D30AC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</w:rPr>
              <w:t>AV-WMS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5B568" w14:textId="77777777" w:rsidR="009D30AC" w:rsidRPr="00F400E1" w:rsidRDefault="00933C9F">
            <w:pPr>
              <w:rPr>
                <w:sz w:val="19"/>
                <w:szCs w:val="19"/>
                <w:highlight w:val="yellow"/>
              </w:rPr>
            </w:pPr>
            <w:r w:rsidRPr="00F400E1">
              <w:rPr>
                <w:sz w:val="19"/>
                <w:szCs w:val="19"/>
                <w:highlight w:val="yellow"/>
              </w:rPr>
              <w:t xml:space="preserve">Darstellungsdienst </w:t>
            </w:r>
            <w:r w:rsidR="001F607E" w:rsidRPr="00F400E1">
              <w:rPr>
                <w:sz w:val="19"/>
                <w:szCs w:val="19"/>
                <w:highlight w:val="yellow"/>
              </w:rPr>
              <w:t>Web</w:t>
            </w:r>
            <w:r w:rsidR="00F11316" w:rsidRPr="00F400E1">
              <w:rPr>
                <w:sz w:val="19"/>
                <w:szCs w:val="19"/>
                <w:highlight w:val="yellow"/>
              </w:rPr>
              <w:t xml:space="preserve"> </w:t>
            </w:r>
            <w:r w:rsidR="001F607E" w:rsidRPr="00F400E1">
              <w:rPr>
                <w:sz w:val="19"/>
                <w:szCs w:val="19"/>
                <w:highlight w:val="yellow"/>
              </w:rPr>
              <w:t>Map</w:t>
            </w:r>
            <w:r w:rsidR="00F11316" w:rsidRPr="00F400E1">
              <w:rPr>
                <w:sz w:val="19"/>
                <w:szCs w:val="19"/>
                <w:highlight w:val="yellow"/>
              </w:rPr>
              <w:t xml:space="preserve"> </w:t>
            </w:r>
            <w:r w:rsidR="001F607E" w:rsidRPr="00F400E1">
              <w:rPr>
                <w:sz w:val="19"/>
                <w:szCs w:val="19"/>
                <w:highlight w:val="yellow"/>
              </w:rPr>
              <w:t>Service</w:t>
            </w:r>
            <w:r w:rsidR="00F67D0B" w:rsidRPr="00F400E1">
              <w:rPr>
                <w:sz w:val="19"/>
                <w:szCs w:val="19"/>
                <w:highlight w:val="yellow"/>
              </w:rPr>
              <w:t xml:space="preserve"> </w:t>
            </w:r>
            <w:r w:rsidR="002072FE" w:rsidRPr="00F400E1">
              <w:rPr>
                <w:sz w:val="19"/>
                <w:szCs w:val="19"/>
                <w:highlight w:val="yellow"/>
              </w:rPr>
              <w:t>mit den Daten der amtlichen Vermessung</w:t>
            </w:r>
          </w:p>
        </w:tc>
      </w:tr>
      <w:bookmarkEnd w:id="12"/>
      <w:tr w:rsidR="00757084" w:rsidRPr="00F400E1" w14:paraId="7EDBFD3A" w14:textId="77777777" w:rsidTr="00D25E4C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22D1D" w14:textId="77777777" w:rsidR="00757084" w:rsidRPr="00F400E1" w:rsidRDefault="00757084" w:rsidP="00757084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DIN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9AAD8" w14:textId="77777777" w:rsidR="00D25E4C" w:rsidRPr="00F400E1" w:rsidRDefault="00757084" w:rsidP="00D25E4C">
            <w:pPr>
              <w:rPr>
                <w:sz w:val="19"/>
                <w:szCs w:val="19"/>
                <w:highlight w:val="yellow"/>
              </w:rPr>
            </w:pPr>
            <w:r w:rsidRPr="00F400E1">
              <w:rPr>
                <w:sz w:val="19"/>
                <w:szCs w:val="19"/>
                <w:highlight w:val="yellow"/>
              </w:rPr>
              <w:t xml:space="preserve">Deutsches Institut für Normierung </w:t>
            </w:r>
          </w:p>
        </w:tc>
      </w:tr>
      <w:tr w:rsidR="00757084" w:rsidRPr="00F400E1" w14:paraId="2FC6EEEC" w14:textId="77777777" w:rsidTr="00D25E4C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E9554" w14:textId="77777777" w:rsidR="00757084" w:rsidRPr="00F400E1" w:rsidRDefault="00757084" w:rsidP="00757084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DMAV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389B6" w14:textId="77777777" w:rsidR="00757084" w:rsidRPr="00F400E1" w:rsidRDefault="00757084" w:rsidP="00757084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Geodatenmodell der amtlichen Vermessung</w:t>
            </w:r>
          </w:p>
        </w:tc>
      </w:tr>
      <w:tr w:rsidR="00757084" w:rsidRPr="00F400E1" w14:paraId="1083C782" w14:textId="77777777" w:rsidTr="00D25E4C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8AB79" w14:textId="77777777" w:rsidR="00757084" w:rsidRPr="00F400E1" w:rsidRDefault="00757084" w:rsidP="00757084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EGBA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735B3" w14:textId="77777777" w:rsidR="00757084" w:rsidRPr="00F400E1" w:rsidRDefault="00757084" w:rsidP="00757084">
            <w:pPr>
              <w:rPr>
                <w:sz w:val="19"/>
                <w:szCs w:val="19"/>
                <w:highlight w:val="yellow"/>
              </w:rPr>
            </w:pPr>
            <w:r w:rsidRPr="00F400E1">
              <w:rPr>
                <w:sz w:val="19"/>
                <w:szCs w:val="19"/>
                <w:highlight w:val="yellow"/>
              </w:rPr>
              <w:t>Eidgenössisches Amt für Grundbuch- und Bodenrecht</w:t>
            </w:r>
          </w:p>
        </w:tc>
      </w:tr>
      <w:tr w:rsidR="00757084" w:rsidRPr="00F400E1" w14:paraId="17EFE91F" w14:textId="77777777" w:rsidTr="00D25E4C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97189" w14:textId="77777777" w:rsidR="00757084" w:rsidRPr="00F400E1" w:rsidRDefault="00757084" w:rsidP="00757084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EJPD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56E28" w14:textId="77777777" w:rsidR="00757084" w:rsidRPr="00F400E1" w:rsidRDefault="00757084" w:rsidP="00757084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Eidgenössisches Justiz- und Polizeidepartement</w:t>
            </w:r>
          </w:p>
        </w:tc>
      </w:tr>
      <w:tr w:rsidR="00757084" w:rsidRPr="00F400E1" w14:paraId="4CCF53D8" w14:textId="77777777" w:rsidTr="00D25E4C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F1603" w14:textId="77777777" w:rsidR="00757084" w:rsidRPr="00F400E1" w:rsidRDefault="00757084" w:rsidP="00757084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GBV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C636E" w14:textId="77777777" w:rsidR="00757084" w:rsidRPr="00F400E1" w:rsidRDefault="00757084" w:rsidP="00757084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Grundbuchverordnung</w:t>
            </w:r>
          </w:p>
        </w:tc>
      </w:tr>
      <w:tr w:rsidR="00757084" w:rsidRPr="00F400E1" w14:paraId="693656A9" w14:textId="77777777" w:rsidTr="00D25E4C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059FD" w14:textId="77777777" w:rsidR="00757084" w:rsidRPr="00F400E1" w:rsidRDefault="00757084" w:rsidP="00757084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GeoIG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9148D" w14:textId="77777777" w:rsidR="00757084" w:rsidRPr="00F400E1" w:rsidRDefault="00757084" w:rsidP="00757084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Bundesgesetz über Geoinformation (Geoinformationsgesetz)</w:t>
            </w:r>
          </w:p>
        </w:tc>
      </w:tr>
      <w:tr w:rsidR="00757084" w:rsidRPr="00F400E1" w14:paraId="6B247A90" w14:textId="77777777" w:rsidTr="00D25E4C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791E5" w14:textId="77777777" w:rsidR="00757084" w:rsidRPr="00F400E1" w:rsidRDefault="00757084" w:rsidP="00757084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ISO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4EBBD" w14:textId="77777777" w:rsidR="00757084" w:rsidRPr="00F400E1" w:rsidRDefault="00757084" w:rsidP="00757084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International Organization for Standardization</w:t>
            </w:r>
            <w:r w:rsidR="00D25E4C" w:rsidRPr="00F400E1">
              <w:rPr>
                <w:sz w:val="19"/>
                <w:szCs w:val="19"/>
                <w:highlight w:val="yellow"/>
                <w:lang w:val="en-US"/>
              </w:rPr>
              <w:br/>
            </w:r>
            <w:r w:rsidR="00D25E4C" w:rsidRPr="00F400E1">
              <w:rPr>
                <w:i/>
                <w:iCs/>
                <w:sz w:val="19"/>
                <w:szCs w:val="19"/>
                <w:highlight w:val="yellow"/>
              </w:rPr>
              <w:t>(</w:t>
            </w:r>
            <w:r w:rsidR="00D25E4C" w:rsidRPr="00F400E1">
              <w:rPr>
                <w:rFonts w:cs="Arial"/>
                <w:i/>
                <w:iCs/>
                <w:color w:val="040C28"/>
                <w:sz w:val="19"/>
                <w:szCs w:val="19"/>
                <w:highlight w:val="yellow"/>
              </w:rPr>
              <w:t>Internationale Organisation für Normung)</w:t>
            </w:r>
          </w:p>
        </w:tc>
      </w:tr>
      <w:tr w:rsidR="0013334D" w:rsidRPr="00F400E1" w14:paraId="0C01275A" w14:textId="77777777" w:rsidTr="00D25E4C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EDC66" w14:textId="77777777" w:rsidR="0013334D" w:rsidRPr="00F400E1" w:rsidRDefault="0013334D" w:rsidP="0013334D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PDF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A1916" w14:textId="77777777" w:rsidR="0013334D" w:rsidRPr="00F400E1" w:rsidRDefault="0013334D" w:rsidP="0013334D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Portable Document Format</w:t>
            </w:r>
          </w:p>
        </w:tc>
      </w:tr>
      <w:tr w:rsidR="0013334D" w:rsidRPr="00F400E1" w14:paraId="2837550B" w14:textId="77777777" w:rsidTr="00D25E4C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F70AD" w14:textId="77777777" w:rsidR="0013334D" w:rsidRPr="00F400E1" w:rsidRDefault="0013334D" w:rsidP="0013334D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pt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2738A" w14:textId="77777777" w:rsidR="0013334D" w:rsidRPr="00F400E1" w:rsidRDefault="0013334D" w:rsidP="0013334D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PostScript DTP-Punkt</w:t>
            </w:r>
          </w:p>
        </w:tc>
      </w:tr>
      <w:tr w:rsidR="0013334D" w:rsidRPr="00F400E1" w14:paraId="2354AF0A" w14:textId="77777777" w:rsidTr="00D25E4C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64DA7" w14:textId="77777777" w:rsidR="0013334D" w:rsidRPr="00F400E1" w:rsidRDefault="0013334D" w:rsidP="0013334D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RGB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E485" w14:textId="77777777" w:rsidR="0013334D" w:rsidRPr="00F400E1" w:rsidRDefault="0013334D" w:rsidP="0013334D">
            <w:pPr>
              <w:rPr>
                <w:sz w:val="19"/>
                <w:szCs w:val="19"/>
                <w:highlight w:val="yellow"/>
              </w:rPr>
            </w:pPr>
            <w:r w:rsidRPr="00F400E1">
              <w:rPr>
                <w:sz w:val="19"/>
                <w:szCs w:val="19"/>
                <w:highlight w:val="yellow"/>
              </w:rPr>
              <w:t>Farbraum, der mittels der Farben Rot, Grün und Blau gebildet wird.</w:t>
            </w:r>
          </w:p>
        </w:tc>
      </w:tr>
      <w:tr w:rsidR="0013334D" w:rsidRPr="00F400E1" w14:paraId="6330E55F" w14:textId="77777777" w:rsidTr="00D25E4C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BDBB1" w14:textId="77777777" w:rsidR="0013334D" w:rsidRPr="00F400E1" w:rsidRDefault="0013334D" w:rsidP="0013334D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SN EN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7CC99" w14:textId="77777777" w:rsidR="0013334D" w:rsidRPr="00F400E1" w:rsidRDefault="0013334D" w:rsidP="0013334D">
            <w:pPr>
              <w:rPr>
                <w:sz w:val="19"/>
                <w:szCs w:val="19"/>
                <w:highlight w:val="yellow"/>
              </w:rPr>
            </w:pPr>
            <w:r w:rsidRPr="00F400E1">
              <w:rPr>
                <w:sz w:val="19"/>
                <w:szCs w:val="19"/>
                <w:highlight w:val="yellow"/>
              </w:rPr>
              <w:t>Schweizer Ausgabe einer Europäischen Norm</w:t>
            </w:r>
          </w:p>
        </w:tc>
      </w:tr>
      <w:tr w:rsidR="0013334D" w:rsidRPr="00F400E1" w14:paraId="0E032E6B" w14:textId="77777777" w:rsidTr="00D25E4C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C4B8B" w14:textId="77777777" w:rsidR="0013334D" w:rsidRPr="00F400E1" w:rsidRDefault="0013334D" w:rsidP="0013334D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SR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B1220" w14:textId="77777777" w:rsidR="0013334D" w:rsidRPr="00F400E1" w:rsidRDefault="0013334D" w:rsidP="0013334D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Systematische Sammlung des Bundesrechts</w:t>
            </w:r>
          </w:p>
        </w:tc>
      </w:tr>
      <w:tr w:rsidR="0013334D" w:rsidRPr="00F400E1" w14:paraId="1E3ABE17" w14:textId="77777777" w:rsidTr="00D25E4C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87BB7" w14:textId="77777777" w:rsidR="0013334D" w:rsidRPr="00F400E1" w:rsidRDefault="0013334D" w:rsidP="0013334D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TeKo</w:t>
            </w:r>
            <w:r w:rsidR="000F24DC" w:rsidRPr="00F400E1">
              <w:rPr>
                <w:sz w:val="19"/>
                <w:szCs w:val="19"/>
                <w:highlight w:val="yellow"/>
                <w:lang w:val="en-US"/>
              </w:rPr>
              <w:t> </w:t>
            </w:r>
            <w:r w:rsidR="005008C2" w:rsidRPr="00F400E1">
              <w:rPr>
                <w:sz w:val="19"/>
                <w:szCs w:val="19"/>
                <w:highlight w:val="yellow"/>
                <w:lang w:val="en-US"/>
              </w:rPr>
              <w:t>AV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EE1D6" w14:textId="77777777" w:rsidR="0013334D" w:rsidRPr="00F400E1" w:rsidRDefault="0013334D" w:rsidP="0013334D">
            <w:pPr>
              <w:rPr>
                <w:sz w:val="19"/>
                <w:szCs w:val="19"/>
                <w:highlight w:val="yellow"/>
              </w:rPr>
            </w:pPr>
            <w:bookmarkStart w:id="13" w:name="_Hlk135056125"/>
            <w:r w:rsidRPr="00F400E1">
              <w:rPr>
                <w:sz w:val="19"/>
                <w:szCs w:val="19"/>
                <w:highlight w:val="yellow"/>
              </w:rPr>
              <w:t xml:space="preserve">Technische Kommission </w:t>
            </w:r>
            <w:r w:rsidR="000F24DC" w:rsidRPr="00F400E1">
              <w:rPr>
                <w:sz w:val="19"/>
                <w:szCs w:val="19"/>
                <w:highlight w:val="yellow"/>
              </w:rPr>
              <w:br/>
            </w:r>
            <w:r w:rsidRPr="00F400E1">
              <w:rPr>
                <w:sz w:val="19"/>
                <w:szCs w:val="19"/>
                <w:highlight w:val="yellow"/>
              </w:rPr>
              <w:t>der Konferenz der kantonalen Geoinformations- und Katasterstellen</w:t>
            </w:r>
            <w:bookmarkEnd w:id="13"/>
            <w:r w:rsidRPr="00F400E1">
              <w:rPr>
                <w:sz w:val="19"/>
                <w:szCs w:val="19"/>
                <w:highlight w:val="yellow"/>
              </w:rPr>
              <w:t xml:space="preserve"> (KGK)</w:t>
            </w:r>
          </w:p>
        </w:tc>
      </w:tr>
      <w:tr w:rsidR="0013334D" w:rsidRPr="00F400E1" w14:paraId="6263D8B4" w14:textId="77777777" w:rsidTr="00D25E4C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B28AF" w14:textId="77777777" w:rsidR="0013334D" w:rsidRPr="00F400E1" w:rsidRDefault="0013334D" w:rsidP="0013334D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TGBV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4A17C" w14:textId="77777777" w:rsidR="0013334D" w:rsidRPr="00F400E1" w:rsidRDefault="0013334D" w:rsidP="0013334D">
            <w:pPr>
              <w:rPr>
                <w:sz w:val="19"/>
                <w:szCs w:val="19"/>
                <w:highlight w:val="yellow"/>
              </w:rPr>
            </w:pPr>
            <w:r w:rsidRPr="00F400E1">
              <w:rPr>
                <w:sz w:val="19"/>
                <w:szCs w:val="19"/>
                <w:highlight w:val="yellow"/>
              </w:rPr>
              <w:t>Technische Verordnung des EJPD und des VBS über das Grundbuch</w:t>
            </w:r>
          </w:p>
        </w:tc>
      </w:tr>
      <w:tr w:rsidR="0013334D" w:rsidRPr="00F400E1" w14:paraId="1632FB21" w14:textId="77777777" w:rsidTr="00D25E4C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D563F" w14:textId="77777777" w:rsidR="0013334D" w:rsidRPr="00F400E1" w:rsidRDefault="0013334D" w:rsidP="0013334D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VAV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27519" w14:textId="77777777" w:rsidR="0013334D" w:rsidRPr="00F400E1" w:rsidRDefault="0013334D" w:rsidP="0013334D">
            <w:pPr>
              <w:rPr>
                <w:sz w:val="19"/>
                <w:szCs w:val="19"/>
                <w:highlight w:val="yellow"/>
              </w:rPr>
            </w:pPr>
            <w:r w:rsidRPr="00F400E1">
              <w:rPr>
                <w:sz w:val="19"/>
                <w:szCs w:val="19"/>
                <w:highlight w:val="yellow"/>
              </w:rPr>
              <w:t>Verordnung über die amtliche Vermessung</w:t>
            </w:r>
          </w:p>
        </w:tc>
      </w:tr>
      <w:tr w:rsidR="0013334D" w:rsidRPr="00F400E1" w14:paraId="56DED22B" w14:textId="77777777" w:rsidTr="00D25E4C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8D990" w14:textId="77777777" w:rsidR="0013334D" w:rsidRPr="00F400E1" w:rsidRDefault="0013334D" w:rsidP="0013334D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VAV-VBS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F391C" w14:textId="77777777" w:rsidR="0013334D" w:rsidRPr="00F400E1" w:rsidRDefault="0013334D" w:rsidP="0013334D">
            <w:pPr>
              <w:rPr>
                <w:sz w:val="19"/>
                <w:szCs w:val="19"/>
                <w:highlight w:val="yellow"/>
              </w:rPr>
            </w:pPr>
            <w:r w:rsidRPr="00F400E1">
              <w:rPr>
                <w:sz w:val="19"/>
                <w:szCs w:val="19"/>
                <w:highlight w:val="yellow"/>
              </w:rPr>
              <w:t>Verordnung des VBS über die amtliche Vermessung</w:t>
            </w:r>
          </w:p>
        </w:tc>
      </w:tr>
      <w:tr w:rsidR="0013334D" w:rsidRPr="00F400E1" w14:paraId="3C0E1718" w14:textId="77777777" w:rsidTr="00D25E4C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1A426" w14:textId="77777777" w:rsidR="0013334D" w:rsidRPr="00F400E1" w:rsidRDefault="0013334D" w:rsidP="0013334D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VBS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30831" w14:textId="77777777" w:rsidR="0013334D" w:rsidRPr="00F400E1" w:rsidRDefault="0013334D" w:rsidP="0013334D">
            <w:pPr>
              <w:rPr>
                <w:sz w:val="19"/>
                <w:szCs w:val="19"/>
                <w:highlight w:val="yellow"/>
              </w:rPr>
            </w:pPr>
            <w:r w:rsidRPr="00F400E1">
              <w:rPr>
                <w:sz w:val="19"/>
                <w:szCs w:val="19"/>
                <w:highlight w:val="yellow"/>
              </w:rPr>
              <w:t>Eidgenössisches Departement für Verteidigung, Bevölkerungsschutz und Sport</w:t>
            </w:r>
          </w:p>
        </w:tc>
      </w:tr>
      <w:tr w:rsidR="0013334D" w14:paraId="688534E8" w14:textId="77777777" w:rsidTr="00D25E4C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8BEA7" w14:textId="77777777" w:rsidR="0013334D" w:rsidRPr="00F400E1" w:rsidRDefault="0013334D" w:rsidP="0013334D">
            <w:pPr>
              <w:rPr>
                <w:sz w:val="19"/>
                <w:szCs w:val="19"/>
                <w:highlight w:val="yellow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ZGB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6B25C" w14:textId="77777777" w:rsidR="0013334D" w:rsidRPr="000F24DC" w:rsidRDefault="0013334D" w:rsidP="0013334D">
            <w:pPr>
              <w:rPr>
                <w:sz w:val="19"/>
                <w:szCs w:val="19"/>
                <w:lang w:val="en-US"/>
              </w:rPr>
            </w:pPr>
            <w:r w:rsidRPr="00F400E1">
              <w:rPr>
                <w:sz w:val="19"/>
                <w:szCs w:val="19"/>
                <w:highlight w:val="yellow"/>
                <w:lang w:val="en-US"/>
              </w:rPr>
              <w:t>Schweizerisches Zivilgesetzbuch</w:t>
            </w:r>
          </w:p>
        </w:tc>
      </w:tr>
    </w:tbl>
    <w:p w14:paraId="594B9F0B" w14:textId="77777777" w:rsidR="00C500C6" w:rsidRDefault="00C500C6" w:rsidP="00481F18"/>
    <w:p w14:paraId="45213F04" w14:textId="77777777" w:rsidR="00857CA9" w:rsidRPr="00857CA9" w:rsidRDefault="00857CA9" w:rsidP="00857CA9">
      <w:pPr>
        <w:rPr>
          <w:b/>
          <w:bCs/>
        </w:rPr>
      </w:pPr>
      <w:r w:rsidRPr="00857CA9">
        <w:rPr>
          <w:b/>
          <w:bCs/>
        </w:rPr>
        <w:t>Begriffsdefinition «Grundstück»</w:t>
      </w:r>
    </w:p>
    <w:p w14:paraId="277B4403" w14:textId="77777777" w:rsidR="009F0524" w:rsidRDefault="00857CA9" w:rsidP="00481F18">
      <w:r w:rsidRPr="00857CA9">
        <w:t xml:space="preserve">In der vorliegenden </w:t>
      </w:r>
      <w:r w:rsidR="0055363A">
        <w:t>Empfehlung</w:t>
      </w:r>
      <w:r w:rsidR="0055363A" w:rsidRPr="00857CA9">
        <w:t xml:space="preserve"> </w:t>
      </w:r>
      <w:r w:rsidRPr="00857CA9">
        <w:t xml:space="preserve">ist mit dem Begriff «Grundstück» der Inhalt des minimalen Geodatenmodells «Grundstücke amtliche Vermessung» gemeint. Der Inhalt </w:t>
      </w:r>
      <w:r w:rsidR="004C5F3C">
        <w:t>d</w:t>
      </w:r>
      <w:r w:rsidR="009F0524">
        <w:t>ies</w:t>
      </w:r>
      <w:r w:rsidR="004C5F3C">
        <w:t xml:space="preserve">es </w:t>
      </w:r>
      <w:r w:rsidR="004C5F3C" w:rsidRPr="00857CA9">
        <w:t xml:space="preserve">Geodatenmodells </w:t>
      </w:r>
      <w:r w:rsidRPr="00857CA9">
        <w:t xml:space="preserve">setzt sich </w:t>
      </w:r>
      <w:r w:rsidR="009F0524">
        <w:t xml:space="preserve">wie folgt </w:t>
      </w:r>
      <w:r w:rsidRPr="00857CA9">
        <w:t>zusammen</w:t>
      </w:r>
      <w:r w:rsidR="009F0524">
        <w:t>:</w:t>
      </w:r>
    </w:p>
    <w:p w14:paraId="3EECEC79" w14:textId="77777777" w:rsidR="009F0524" w:rsidRDefault="00857CA9" w:rsidP="00CB02BD">
      <w:pPr>
        <w:pStyle w:val="Listenabsatz"/>
        <w:numPr>
          <w:ilvl w:val="0"/>
          <w:numId w:val="8"/>
        </w:numPr>
      </w:pPr>
      <w:r w:rsidRPr="00857CA9">
        <w:t>Liegenschaften,</w:t>
      </w:r>
    </w:p>
    <w:p w14:paraId="2238BF71" w14:textId="77777777" w:rsidR="009F0524" w:rsidRDefault="00857CA9" w:rsidP="00CB02BD">
      <w:pPr>
        <w:pStyle w:val="Listenabsatz"/>
        <w:numPr>
          <w:ilvl w:val="0"/>
          <w:numId w:val="8"/>
        </w:numPr>
      </w:pPr>
      <w:r w:rsidRPr="00857CA9">
        <w:t xml:space="preserve">flächenmässig ausgeschiedene selbstständige und dauernde Rechte und </w:t>
      </w:r>
    </w:p>
    <w:p w14:paraId="76151196" w14:textId="77777777" w:rsidR="009F0524" w:rsidRDefault="00857CA9" w:rsidP="00CB02BD">
      <w:pPr>
        <w:pStyle w:val="Listenabsatz"/>
        <w:numPr>
          <w:ilvl w:val="0"/>
          <w:numId w:val="8"/>
        </w:numPr>
      </w:pPr>
      <w:r w:rsidRPr="00857CA9">
        <w:t>Bergwerke</w:t>
      </w:r>
      <w:r w:rsidR="00F06B7C">
        <w:t>.</w:t>
      </w:r>
    </w:p>
    <w:p w14:paraId="2150A8E5" w14:textId="77777777" w:rsidR="00C500C6" w:rsidRDefault="00FB7792" w:rsidP="009F0524">
      <w:r>
        <w:t>N</w:t>
      </w:r>
      <w:r w:rsidRPr="00857CA9">
        <w:t>icht Gegenstand des minimalen Geodatenmodells «Grundstücke amtliche Vermessung»</w:t>
      </w:r>
      <w:r>
        <w:t xml:space="preserve"> sind – a</w:t>
      </w:r>
      <w:r w:rsidR="00857CA9" w:rsidRPr="00857CA9">
        <w:t>bweichend vom Begriff Grundstück im Sinne des Zivilgesetzbuches (ZGB)</w:t>
      </w:r>
      <w:r w:rsidR="009F0524">
        <w:t xml:space="preserve">: </w:t>
      </w:r>
      <w:r w:rsidR="00857CA9" w:rsidRPr="00857CA9">
        <w:t>nicht flächenmässig ausgeschiedene selbständige und dauernde Rechte und Miteigentumsanteile an Grundstücken.</w:t>
      </w:r>
    </w:p>
    <w:p w14:paraId="2E6C2758" w14:textId="77777777" w:rsidR="008F49D2" w:rsidRDefault="008F49D2" w:rsidP="00481F18">
      <w:pPr>
        <w:sectPr w:rsidR="008F49D2" w:rsidSect="008F49D2">
          <w:headerReference w:type="even" r:id="rId18"/>
          <w:headerReference w:type="default" r:id="rId19"/>
          <w:footerReference w:type="default" r:id="rId20"/>
          <w:headerReference w:type="first" r:id="rId21"/>
          <w:footerReference w:type="first" r:id="rId22"/>
          <w:type w:val="oddPage"/>
          <w:pgSz w:w="11906" w:h="16838" w:code="9"/>
          <w:pgMar w:top="1843" w:right="1077" w:bottom="907" w:left="1701" w:header="709" w:footer="510" w:gutter="0"/>
          <w:cols w:space="708"/>
          <w:titlePg/>
          <w:docGrid w:linePitch="360"/>
        </w:sectPr>
      </w:pPr>
    </w:p>
    <w:p w14:paraId="062E1FC2" w14:textId="77777777" w:rsidR="00481F18" w:rsidRDefault="00481F18" w:rsidP="00481F18">
      <w:pPr>
        <w:pStyle w:val="berschrift1"/>
      </w:pPr>
      <w:bookmarkStart w:id="15" w:name="_Ref78524202"/>
      <w:bookmarkStart w:id="16" w:name="_Toc195772256"/>
      <w:r w:rsidRPr="00D34DE5">
        <w:lastRenderedPageBreak/>
        <w:t>Einleitung</w:t>
      </w:r>
      <w:bookmarkEnd w:id="15"/>
      <w:bookmarkEnd w:id="16"/>
    </w:p>
    <w:p w14:paraId="3284FF36" w14:textId="77777777" w:rsidR="008442C8" w:rsidRDefault="008442C8" w:rsidP="008442C8">
      <w:bookmarkStart w:id="17" w:name="_Hlk164677768"/>
      <w:r w:rsidRPr="00FE0C9E">
        <w:t xml:space="preserve">Gestützt auf Artikel </w:t>
      </w:r>
      <w:r>
        <w:t>7</w:t>
      </w:r>
      <w:r w:rsidRPr="00FE0C9E">
        <w:t xml:space="preserve"> Absatz </w:t>
      </w:r>
      <w:r>
        <w:t>5</w:t>
      </w:r>
      <w:r w:rsidRPr="00FE0C9E">
        <w:t xml:space="preserve"> VAV </w:t>
      </w:r>
      <w:r>
        <w:t xml:space="preserve">legen das Eidgenössische Departement für </w:t>
      </w:r>
      <w:r w:rsidRPr="001F3072">
        <w:t>Verteidigung, Bevölkerungsschutz und Sport</w:t>
      </w:r>
      <w:r>
        <w:t xml:space="preserve"> (VBS) </w:t>
      </w:r>
      <w:r w:rsidR="002F2B8A">
        <w:t xml:space="preserve">und das Eidgenössische Justiz- und Polizeidepartement (EJPD) </w:t>
      </w:r>
      <w:r>
        <w:t xml:space="preserve">gemeinsam die Anforderungen an den Plan für das Grundbuch und an weitere Auszüge fest, namentlich hinsichtlich des Inhalts und der Darstellung. </w:t>
      </w:r>
      <w:r w:rsidR="00BA126D">
        <w:t>Die Fachstelle</w:t>
      </w:r>
      <w:r w:rsidR="0087257B">
        <w:t xml:space="preserve"> </w:t>
      </w:r>
      <w:r w:rsidR="0087257B" w:rsidRPr="0087257B">
        <w:t>Eidgenössische Vermessungsdirektion</w:t>
      </w:r>
      <w:r>
        <w:t xml:space="preserve"> erl</w:t>
      </w:r>
      <w:r w:rsidR="00C5566A">
        <w:t>ä</w:t>
      </w:r>
      <w:r>
        <w:t>ss</w:t>
      </w:r>
      <w:r w:rsidR="00C5566A">
        <w:t>t</w:t>
      </w:r>
      <w:r>
        <w:t xml:space="preserve"> die </w:t>
      </w:r>
      <w:r w:rsidRPr="00785A38">
        <w:t xml:space="preserve">vorliegende </w:t>
      </w:r>
      <w:r w:rsidR="0055363A">
        <w:t>Empfehlung</w:t>
      </w:r>
      <w:r w:rsidRPr="00785A38">
        <w:t>.</w:t>
      </w:r>
      <w:r>
        <w:t xml:space="preserve"> </w:t>
      </w:r>
    </w:p>
    <w:p w14:paraId="333F9B20" w14:textId="77777777" w:rsidR="008442C8" w:rsidRDefault="008442C8" w:rsidP="008442C8">
      <w:r>
        <w:t xml:space="preserve">In der </w:t>
      </w:r>
      <w:r w:rsidR="0082341A">
        <w:t xml:space="preserve">vorliegenden </w:t>
      </w:r>
      <w:r w:rsidR="00B83F7F">
        <w:t xml:space="preserve">Empfehlung </w:t>
      </w:r>
      <w:r>
        <w:t xml:space="preserve">wird </w:t>
      </w:r>
      <w:r w:rsidR="00F400E1">
        <w:t>die Benutzerführung zur Grundstückinformation</w:t>
      </w:r>
      <w:r>
        <w:t xml:space="preserve"> beschrieben</w:t>
      </w:r>
      <w:r w:rsidR="00F400E1">
        <w:t>.</w:t>
      </w:r>
      <w:r>
        <w:t xml:space="preserve"> </w:t>
      </w:r>
    </w:p>
    <w:p w14:paraId="2A2EF2AB" w14:textId="77777777" w:rsidR="00A0353F" w:rsidRPr="007D56A9" w:rsidRDefault="00A0353F" w:rsidP="00A0353F">
      <w:pPr>
        <w:pStyle w:val="berschrift2"/>
      </w:pPr>
      <w:bookmarkStart w:id="18" w:name="_Toc195772257"/>
      <w:bookmarkEnd w:id="17"/>
      <w:r w:rsidRPr="007D56A9">
        <w:t>Ziel</w:t>
      </w:r>
      <w:bookmarkEnd w:id="18"/>
      <w:r w:rsidRPr="007D56A9">
        <w:t xml:space="preserve"> </w:t>
      </w:r>
    </w:p>
    <w:p w14:paraId="66204E01" w14:textId="77777777" w:rsidR="00DF64B5" w:rsidRDefault="008442C8" w:rsidP="008442C8">
      <w:r>
        <w:t xml:space="preserve">Die </w:t>
      </w:r>
      <w:r w:rsidR="00256474">
        <w:t xml:space="preserve">Empfehlung </w:t>
      </w:r>
      <w:r>
        <w:t xml:space="preserve">regelt </w:t>
      </w:r>
      <w:r w:rsidR="00F400E1">
        <w:t xml:space="preserve">die Benutzerführung zur Grundstückinformation mit den entsprechenden Prozessen, </w:t>
      </w:r>
      <w:r>
        <w:t>de</w:t>
      </w:r>
      <w:r w:rsidR="00F400E1">
        <w:t>m</w:t>
      </w:r>
      <w:r>
        <w:t xml:space="preserve"> Inhalt, de</w:t>
      </w:r>
      <w:r w:rsidR="00F400E1">
        <w:t>r</w:t>
      </w:r>
      <w:r>
        <w:t xml:space="preserve"> Darstellung und das Layout</w:t>
      </w:r>
      <w:r w:rsidR="00F400E1">
        <w:t xml:space="preserve"> für d</w:t>
      </w:r>
      <w:r w:rsidR="00C5566A">
        <w:t>ie Benutzeroberfläche</w:t>
      </w:r>
      <w:r w:rsidR="00F400E1">
        <w:t xml:space="preserve"> </w:t>
      </w:r>
      <w:r w:rsidR="00C5566A">
        <w:t>(</w:t>
      </w:r>
      <w:r w:rsidR="00F400E1">
        <w:t>GUI</w:t>
      </w:r>
      <w:r w:rsidR="00C5566A">
        <w:t>)</w:t>
      </w:r>
      <w:r w:rsidR="00F400E1">
        <w:t xml:space="preserve"> eines Desktops-Computers wie auch eines Smartphones</w:t>
      </w:r>
      <w:r>
        <w:t xml:space="preserve">. Das Ziel ist, diese amtlichen Produkte schweizweit einheitlich darzustellen. Sie sollen für Fachleute und für </w:t>
      </w:r>
      <w:r w:rsidR="002F0043">
        <w:t>Nutzende</w:t>
      </w:r>
      <w:r>
        <w:t xml:space="preserve"> </w:t>
      </w:r>
      <w:r w:rsidRPr="00FE0C9E">
        <w:t>einfach erkennbar, lesbar und verständlich</w:t>
      </w:r>
      <w:r>
        <w:t xml:space="preserve"> sein.</w:t>
      </w:r>
    </w:p>
    <w:p w14:paraId="005D6BF0" w14:textId="77777777" w:rsidR="008442C8" w:rsidRPr="007D56A9" w:rsidRDefault="008442C8" w:rsidP="008442C8">
      <w:pPr>
        <w:pStyle w:val="berschrift2"/>
      </w:pPr>
      <w:bookmarkStart w:id="19" w:name="_Toc166076738"/>
      <w:bookmarkStart w:id="20" w:name="_Toc195772258"/>
      <w:bookmarkEnd w:id="19"/>
      <w:r>
        <w:t>Geltungsbereich</w:t>
      </w:r>
      <w:bookmarkEnd w:id="20"/>
      <w:r w:rsidRPr="007D56A9">
        <w:t xml:space="preserve"> </w:t>
      </w:r>
    </w:p>
    <w:p w14:paraId="1B02750F" w14:textId="77777777" w:rsidR="008442C8" w:rsidRPr="006253A1" w:rsidRDefault="008442C8" w:rsidP="008442C8">
      <w:bookmarkStart w:id="21" w:name="_Toc135058214"/>
      <w:r w:rsidRPr="006253A1">
        <w:t>Die</w:t>
      </w:r>
      <w:r w:rsidR="00727E53">
        <w:t xml:space="preserve"> vorliegende</w:t>
      </w:r>
      <w:r w:rsidRPr="006253A1">
        <w:t xml:space="preserve"> </w:t>
      </w:r>
      <w:r w:rsidR="00B83F7F">
        <w:t>Empfehlung</w:t>
      </w:r>
      <w:r w:rsidRPr="006253A1">
        <w:t xml:space="preserve"> richtet sich an technische Fachleute, die aus den Daten der amtlichen Vermessung </w:t>
      </w:r>
      <w:r>
        <w:t>d</w:t>
      </w:r>
      <w:r w:rsidR="00F400E1">
        <w:t>i</w:t>
      </w:r>
      <w:r>
        <w:t>e</w:t>
      </w:r>
      <w:r w:rsidRPr="006253A1">
        <w:t xml:space="preserve"> </w:t>
      </w:r>
      <w:r w:rsidR="00F400E1">
        <w:t>Grundstücksinformation</w:t>
      </w:r>
      <w:r w:rsidRPr="006253A1">
        <w:t xml:space="preserve"> erzeugen.</w:t>
      </w:r>
    </w:p>
    <w:p w14:paraId="485193FF" w14:textId="77777777" w:rsidR="008442C8" w:rsidRDefault="008442C8" w:rsidP="008442C8">
      <w:r>
        <w:t xml:space="preserve">Die </w:t>
      </w:r>
      <w:r w:rsidR="00B83F7F">
        <w:t>Empfehlung</w:t>
      </w:r>
      <w:r w:rsidRPr="00060AD5">
        <w:t xml:space="preserve"> gilt für die Daten der amtlichen Vermessung im Geodatenmodell DMAV</w:t>
      </w:r>
      <w:r w:rsidR="00A24ADE">
        <w:t xml:space="preserve"> Version 1.0</w:t>
      </w:r>
      <w:r>
        <w:t>.</w:t>
      </w:r>
      <w:bookmarkEnd w:id="21"/>
    </w:p>
    <w:p w14:paraId="7CA773CD" w14:textId="77777777" w:rsidR="00481F18" w:rsidRDefault="00481F18" w:rsidP="00481F18">
      <w:pPr>
        <w:pStyle w:val="berschrift2"/>
      </w:pPr>
      <w:bookmarkStart w:id="22" w:name="_Toc195772259"/>
      <w:r w:rsidRPr="00D34DE5">
        <w:t>Rechtliche Grundlagen</w:t>
      </w:r>
      <w:bookmarkEnd w:id="22"/>
      <w:r w:rsidRPr="00D34DE5">
        <w:t xml:space="preserve"> </w:t>
      </w:r>
    </w:p>
    <w:p w14:paraId="3F127B54" w14:textId="77777777" w:rsidR="00F65094" w:rsidRPr="003130C1" w:rsidRDefault="00F65094" w:rsidP="00F65094">
      <w:pPr>
        <w:rPr>
          <w:lang w:eastAsia="de-CH"/>
        </w:rPr>
      </w:pPr>
      <w:r w:rsidRPr="003130C1">
        <w:rPr>
          <w:lang w:eastAsia="de-CH"/>
        </w:rPr>
        <w:t xml:space="preserve">Nachfolgende rechtliche Grundlagen enthalten Rechtsnormen, welche </w:t>
      </w:r>
      <w:r w:rsidR="00863778">
        <w:rPr>
          <w:lang w:eastAsia="de-CH"/>
        </w:rPr>
        <w:t xml:space="preserve">für die </w:t>
      </w:r>
      <w:r w:rsidR="00B83F7F">
        <w:rPr>
          <w:lang w:eastAsia="de-CH"/>
        </w:rPr>
        <w:t>Empfehlung</w:t>
      </w:r>
      <w:r w:rsidR="00863778">
        <w:rPr>
          <w:lang w:eastAsia="de-CH"/>
        </w:rPr>
        <w:t xml:space="preserve"> </w:t>
      </w:r>
      <w:r w:rsidRPr="003130C1">
        <w:rPr>
          <w:lang w:eastAsia="de-CH"/>
        </w:rPr>
        <w:t>massgebend sind:</w:t>
      </w:r>
    </w:p>
    <w:p w14:paraId="2ABF66EB" w14:textId="53D20451" w:rsidR="008442C8" w:rsidRPr="00CB02BD" w:rsidRDefault="008442C8" w:rsidP="00CB02BD">
      <w:pPr>
        <w:pStyle w:val="Listenabsatz"/>
        <w:numPr>
          <w:ilvl w:val="0"/>
          <w:numId w:val="4"/>
        </w:numPr>
      </w:pPr>
      <w:bookmarkStart w:id="23" w:name="_Toc69919224"/>
      <w:r w:rsidRPr="00CB02BD">
        <w:t>Schweizerisches Zivilgesetzbuch (ZGB)</w:t>
      </w:r>
      <w:r w:rsidR="0090406C" w:rsidRPr="00CB02BD">
        <w:t xml:space="preserve"> </w:t>
      </w:r>
      <w:r w:rsidR="00CB02BD">
        <w:br/>
      </w:r>
      <w:r w:rsidR="00FE3ED3" w:rsidRPr="00CB02BD">
        <w:fldChar w:fldCharType="begin"/>
      </w:r>
      <w:r w:rsidR="00FE3ED3" w:rsidRPr="00CB02BD">
        <w:instrText xml:space="preserve"> HYPERLINK "https://www.fedlex.admin.ch/eli/cc/24/233_245_233" </w:instrText>
      </w:r>
      <w:r w:rsidR="00FE3ED3" w:rsidRPr="00CB02BD">
        <w:fldChar w:fldCharType="separate"/>
      </w:r>
      <w:r w:rsidRPr="00CB02BD">
        <w:t xml:space="preserve">SR 210 </w:t>
      </w:r>
    </w:p>
    <w:p w14:paraId="16C8AABD" w14:textId="16C97E3E" w:rsidR="008442C8" w:rsidRPr="00CB02BD" w:rsidRDefault="00FE3ED3" w:rsidP="00CB02BD">
      <w:pPr>
        <w:pStyle w:val="Listenabsatz"/>
        <w:numPr>
          <w:ilvl w:val="0"/>
          <w:numId w:val="4"/>
        </w:numPr>
      </w:pPr>
      <w:r w:rsidRPr="00CB02BD">
        <w:fldChar w:fldCharType="end"/>
      </w:r>
      <w:r w:rsidR="008442C8" w:rsidRPr="00CB02BD">
        <w:t>Bundesgesetz über Geoinformation (Geoinformationsgesetz, GeoIG)</w:t>
      </w:r>
      <w:r w:rsidR="0090406C" w:rsidRPr="00CB02BD">
        <w:t xml:space="preserve"> </w:t>
      </w:r>
      <w:r w:rsidR="00CB02BD">
        <w:br/>
      </w:r>
      <w:hyperlink r:id="rId23" w:history="1">
        <w:r w:rsidR="008442C8" w:rsidRPr="00CB02BD">
          <w:t>SR 510.62</w:t>
        </w:r>
      </w:hyperlink>
      <w:r w:rsidR="008442C8" w:rsidRPr="00CB02BD">
        <w:t xml:space="preserve"> </w:t>
      </w:r>
    </w:p>
    <w:p w14:paraId="72F1CA16" w14:textId="0FD8E76B" w:rsidR="008442C8" w:rsidRPr="00CB02BD" w:rsidRDefault="008442C8" w:rsidP="00CB02BD">
      <w:pPr>
        <w:pStyle w:val="Listenabsatz"/>
        <w:numPr>
          <w:ilvl w:val="0"/>
          <w:numId w:val="4"/>
        </w:numPr>
      </w:pPr>
      <w:r w:rsidRPr="00CB02BD">
        <w:t>Grundbuchverordnung (GBV)</w:t>
      </w:r>
      <w:r w:rsidR="00FE3ED3" w:rsidRPr="00CB02BD">
        <w:t xml:space="preserve"> </w:t>
      </w:r>
      <w:r w:rsidR="00CB02BD">
        <w:br/>
      </w:r>
      <w:r w:rsidR="00FE3ED3" w:rsidRPr="00CB02BD">
        <w:fldChar w:fldCharType="begin"/>
      </w:r>
      <w:r w:rsidR="00FE3ED3" w:rsidRPr="00CB02BD">
        <w:instrText xml:space="preserve"> HYPERLINK "https://www.fedlex.admin.ch/eli/cc/2011/667" </w:instrText>
      </w:r>
      <w:r w:rsidR="00FE3ED3" w:rsidRPr="00CB02BD">
        <w:fldChar w:fldCharType="separate"/>
      </w:r>
      <w:r w:rsidRPr="00CB02BD">
        <w:t xml:space="preserve">SR 211.432.1 </w:t>
      </w:r>
    </w:p>
    <w:p w14:paraId="40E29C36" w14:textId="77777777" w:rsidR="00FE3ED3" w:rsidRPr="00CB02BD" w:rsidRDefault="00FE3ED3" w:rsidP="00CB02BD">
      <w:pPr>
        <w:pStyle w:val="Listenabsatz"/>
        <w:numPr>
          <w:ilvl w:val="0"/>
          <w:numId w:val="4"/>
        </w:numPr>
      </w:pPr>
      <w:r w:rsidRPr="00CB02BD">
        <w:fldChar w:fldCharType="end"/>
      </w:r>
      <w:r w:rsidR="008442C8" w:rsidRPr="00CB02BD">
        <w:t xml:space="preserve">Technische Grundbuchverordnung des EJPD und des VBS über das Grundbuch (TGBV) </w:t>
      </w:r>
    </w:p>
    <w:p w14:paraId="31B7D63F" w14:textId="0C4F7C6C" w:rsidR="00FE3ED3" w:rsidRPr="00CB02BD" w:rsidRDefault="008442C8" w:rsidP="00CB02BD">
      <w:pPr>
        <w:pStyle w:val="Listenabsatz"/>
        <w:numPr>
          <w:ilvl w:val="0"/>
          <w:numId w:val="4"/>
        </w:numPr>
      </w:pPr>
      <w:hyperlink r:id="rId24" w:history="1">
        <w:r w:rsidRPr="00CB02BD">
          <w:t xml:space="preserve">SR 211.432.11 </w:t>
        </w:r>
      </w:hyperlink>
      <w:r w:rsidR="00CB02BD">
        <w:br/>
      </w:r>
      <w:r w:rsidRPr="00CB02BD">
        <w:t xml:space="preserve">Verordnung über die amtliche Vermessung (VAV) </w:t>
      </w:r>
    </w:p>
    <w:p w14:paraId="293D0B2A" w14:textId="63D58E89" w:rsidR="00FE3ED3" w:rsidRPr="00CB02BD" w:rsidRDefault="008442C8" w:rsidP="00CB02BD">
      <w:pPr>
        <w:pStyle w:val="Listenabsatz"/>
        <w:numPr>
          <w:ilvl w:val="0"/>
          <w:numId w:val="4"/>
        </w:numPr>
      </w:pPr>
      <w:hyperlink r:id="rId25" w:history="1">
        <w:r w:rsidRPr="00CB02BD">
          <w:t xml:space="preserve">SR 211.432.2 </w:t>
        </w:r>
      </w:hyperlink>
      <w:r w:rsidR="00CB02BD">
        <w:br/>
      </w:r>
      <w:r w:rsidRPr="00CB02BD">
        <w:t xml:space="preserve">Verordnung des VBS über die amtliche Vermessung (VAV-VBS) </w:t>
      </w:r>
    </w:p>
    <w:p w14:paraId="6C6AC8F6" w14:textId="1FB85C1B" w:rsidR="00F65094" w:rsidRPr="00741E6C" w:rsidRDefault="008442C8" w:rsidP="00CB02BD">
      <w:pPr>
        <w:pStyle w:val="Listenabsatz"/>
        <w:numPr>
          <w:ilvl w:val="0"/>
          <w:numId w:val="4"/>
        </w:numPr>
        <w:adjustRightInd w:val="0"/>
        <w:snapToGrid w:val="0"/>
        <w:spacing w:before="240" w:line="260" w:lineRule="atLeast"/>
        <w:ind w:left="0" w:firstLine="0"/>
      </w:pPr>
      <w:hyperlink r:id="rId26" w:history="1">
        <w:r w:rsidRPr="00CB02BD">
          <w:t>SR 211.432.21</w:t>
        </w:r>
      </w:hyperlink>
      <w:r w:rsidRPr="00CB02BD">
        <w:t xml:space="preserve"> </w:t>
      </w:r>
      <w:bookmarkStart w:id="24" w:name="_Ref140140785"/>
      <w:bookmarkStart w:id="25" w:name="_Ref140140911"/>
      <w:bookmarkStart w:id="26" w:name="_Toc195772260"/>
      <w:r w:rsidR="00CB02BD">
        <w:br/>
      </w:r>
      <w:r w:rsidR="00F65094" w:rsidRPr="00741E6C">
        <w:t>Vorschriften</w:t>
      </w:r>
      <w:bookmarkEnd w:id="23"/>
      <w:bookmarkEnd w:id="24"/>
      <w:bookmarkEnd w:id="25"/>
      <w:bookmarkEnd w:id="26"/>
      <w:r w:rsidR="00F65094" w:rsidRPr="00741E6C">
        <w:t xml:space="preserve"> </w:t>
      </w:r>
    </w:p>
    <w:p w14:paraId="57AC881E" w14:textId="77777777" w:rsidR="00F65094" w:rsidRDefault="00F65094" w:rsidP="00F65094">
      <w:pPr>
        <w:rPr>
          <w:lang w:eastAsia="de-CH"/>
        </w:rPr>
      </w:pPr>
      <w:r>
        <w:rPr>
          <w:lang w:eastAsia="de-CH"/>
        </w:rPr>
        <w:t>Nachfolgende Vorschriften</w:t>
      </w:r>
      <w:r w:rsidR="008442C8">
        <w:rPr>
          <w:lang w:eastAsia="de-CH"/>
        </w:rPr>
        <w:t xml:space="preserve"> </w:t>
      </w:r>
      <w:r>
        <w:rPr>
          <w:lang w:eastAsia="de-CH"/>
        </w:rPr>
        <w:t xml:space="preserve">sind für </w:t>
      </w:r>
      <w:r w:rsidR="00863778">
        <w:rPr>
          <w:lang w:eastAsia="de-CH"/>
        </w:rPr>
        <w:t xml:space="preserve">die </w:t>
      </w:r>
      <w:r w:rsidR="00B83F7F">
        <w:rPr>
          <w:lang w:eastAsia="de-CH"/>
        </w:rPr>
        <w:t>Empfehlung</w:t>
      </w:r>
      <w:r w:rsidR="00863778">
        <w:rPr>
          <w:lang w:eastAsia="de-CH"/>
        </w:rPr>
        <w:t xml:space="preserve"> </w:t>
      </w:r>
      <w:r>
        <w:rPr>
          <w:lang w:eastAsia="de-CH"/>
        </w:rPr>
        <w:t>massgebend:</w:t>
      </w:r>
    </w:p>
    <w:p w14:paraId="10EEBF64" w14:textId="77777777" w:rsidR="00DF64B5" w:rsidRDefault="00DF64B5" w:rsidP="00CB02BD">
      <w:pPr>
        <w:pStyle w:val="Listenabsatz"/>
        <w:numPr>
          <w:ilvl w:val="0"/>
          <w:numId w:val="4"/>
        </w:numPr>
      </w:pPr>
      <w:r w:rsidRPr="00DF64B5">
        <w:t xml:space="preserve">Modelldokumentation </w:t>
      </w:r>
      <w:r w:rsidRPr="00375B67">
        <w:rPr>
          <w:lang w:val="fr-CH"/>
        </w:rPr>
        <w:t>DMAV</w:t>
      </w:r>
    </w:p>
    <w:p w14:paraId="323126A9" w14:textId="77777777" w:rsidR="008442C8" w:rsidRPr="00FE3ED3" w:rsidRDefault="008442C8" w:rsidP="00CB02BD">
      <w:pPr>
        <w:pStyle w:val="Liste2"/>
      </w:pPr>
      <w:r w:rsidRPr="00FE3ED3">
        <w:t xml:space="preserve">Dokumentation Modellierungsgrundsätze </w:t>
      </w:r>
      <w:r w:rsidR="00DF64B5" w:rsidRPr="00FE3ED3">
        <w:br/>
      </w:r>
      <w:r w:rsidRPr="00FE3ED3">
        <w:t>zum Geodatenmodell der amtlichen Vermessung DMAV</w:t>
      </w:r>
    </w:p>
    <w:p w14:paraId="22A4F83D" w14:textId="77777777" w:rsidR="008442C8" w:rsidRPr="00FE3ED3" w:rsidRDefault="008442C8" w:rsidP="00CB02BD">
      <w:pPr>
        <w:pStyle w:val="Liste2"/>
      </w:pPr>
      <w:r w:rsidRPr="00FE3ED3">
        <w:t xml:space="preserve">Dokumentation aller minimalen Geodatenmodelle </w:t>
      </w:r>
      <w:r w:rsidR="002B0AF3" w:rsidRPr="00FE3ED3">
        <w:t xml:space="preserve">der </w:t>
      </w:r>
      <w:r w:rsidRPr="00FE3ED3">
        <w:t>amtliche</w:t>
      </w:r>
      <w:r w:rsidR="002B0AF3" w:rsidRPr="00FE3ED3">
        <w:t>n</w:t>
      </w:r>
      <w:r w:rsidRPr="00FE3ED3">
        <w:t xml:space="preserve"> Vermessung</w:t>
      </w:r>
    </w:p>
    <w:p w14:paraId="2DD403A5" w14:textId="77777777" w:rsidR="00B83F7F" w:rsidRDefault="00B83F7F" w:rsidP="00CB02BD">
      <w:pPr>
        <w:pStyle w:val="Listenabsatz"/>
        <w:numPr>
          <w:ilvl w:val="0"/>
          <w:numId w:val="4"/>
        </w:numPr>
        <w:tabs>
          <w:tab w:val="left" w:pos="426"/>
        </w:tabs>
      </w:pPr>
      <w:bookmarkStart w:id="27" w:name="_Hlk166073378"/>
      <w:r w:rsidRPr="00375B67">
        <w:t>Weisung «Darstellungsmodell für den Plan für das Grundbuch»</w:t>
      </w:r>
      <w:bookmarkEnd w:id="27"/>
      <w:r w:rsidR="00375B67" w:rsidRPr="00375B67">
        <w:t xml:space="preserve"> gemäss Geodatenmodell DMAV Version 1.0</w:t>
      </w:r>
    </w:p>
    <w:p w14:paraId="399C8F5B" w14:textId="77777777" w:rsidR="00DF62FC" w:rsidRPr="00F41A56" w:rsidRDefault="00DF62FC" w:rsidP="00CB02BD">
      <w:pPr>
        <w:pStyle w:val="Listenabsatz"/>
        <w:numPr>
          <w:ilvl w:val="0"/>
          <w:numId w:val="4"/>
        </w:numPr>
        <w:tabs>
          <w:tab w:val="left" w:pos="426"/>
        </w:tabs>
        <w:rPr>
          <w:highlight w:val="yellow"/>
        </w:rPr>
      </w:pPr>
      <w:r w:rsidRPr="00F41A56">
        <w:rPr>
          <w:highlight w:val="yellow"/>
        </w:rPr>
        <w:t>Weisung «Amtliche Vermessung: Webservice (Aufruf eines Auszugs)» [Überprüfen und Anpassen, wenn Name entschieden]</w:t>
      </w:r>
    </w:p>
    <w:p w14:paraId="46347BA9" w14:textId="77777777" w:rsidR="00DF62FC" w:rsidRPr="00F41A56" w:rsidRDefault="00DF62FC" w:rsidP="00CB02BD">
      <w:pPr>
        <w:pStyle w:val="Listenabsatz"/>
        <w:numPr>
          <w:ilvl w:val="0"/>
          <w:numId w:val="4"/>
        </w:numPr>
        <w:tabs>
          <w:tab w:val="left" w:pos="426"/>
        </w:tabs>
        <w:rPr>
          <w:highlight w:val="yellow"/>
        </w:rPr>
      </w:pPr>
      <w:r w:rsidRPr="00F41A56">
        <w:rPr>
          <w:highlight w:val="yellow"/>
        </w:rPr>
        <w:t>Weisung «Amtliche Vermessung: DATA-Extract» [Überprüfen und Anpassen, wenn Name entschieden]</w:t>
      </w:r>
    </w:p>
    <w:p w14:paraId="6678E7EC" w14:textId="77777777" w:rsidR="00DF62FC" w:rsidRPr="00E83890" w:rsidRDefault="00DF62FC" w:rsidP="00CB02BD">
      <w:pPr>
        <w:pStyle w:val="Listenabsatz"/>
        <w:numPr>
          <w:ilvl w:val="0"/>
          <w:numId w:val="4"/>
        </w:numPr>
        <w:tabs>
          <w:tab w:val="left" w:pos="426"/>
        </w:tabs>
        <w:rPr>
          <w:highlight w:val="yellow"/>
        </w:rPr>
      </w:pPr>
      <w:r w:rsidRPr="00E83890">
        <w:rPr>
          <w:highlight w:val="yellow"/>
        </w:rPr>
        <w:lastRenderedPageBreak/>
        <w:t>Weisung «Amtliche Vermessung: Auszug Grundstückinformation» [Überprüfen und Anpassen, wenn Name entschieden]</w:t>
      </w:r>
    </w:p>
    <w:p w14:paraId="4766274B" w14:textId="77777777" w:rsidR="00CE19EC" w:rsidRDefault="00F65094" w:rsidP="008442C8">
      <w:r>
        <w:t xml:space="preserve">Diese sind im </w:t>
      </w:r>
      <w:r w:rsidR="001C07DE">
        <w:t>«</w:t>
      </w:r>
      <w:r>
        <w:t xml:space="preserve">Handbuch </w:t>
      </w:r>
      <w:r w:rsidR="00863778">
        <w:t>Amtliche Vermessung</w:t>
      </w:r>
      <w:r w:rsidR="000C5E36">
        <w:t xml:space="preserve"> Schweiz</w:t>
      </w:r>
      <w:r w:rsidR="00863778">
        <w:t xml:space="preserve">» </w:t>
      </w:r>
      <w:r>
        <w:t>aufgeführt</w:t>
      </w:r>
      <w:r w:rsidR="008442C8">
        <w:t>.</w:t>
      </w:r>
      <w:r>
        <w:t xml:space="preserve"> </w:t>
      </w:r>
    </w:p>
    <w:bookmarkStart w:id="28" w:name="_Hlk160433815"/>
    <w:bookmarkStart w:id="29" w:name="_Hlk140146456"/>
    <w:bookmarkStart w:id="30" w:name="_Hlk160093939"/>
    <w:p w14:paraId="34FE4AED" w14:textId="4868BFCB" w:rsidR="00F65094" w:rsidRDefault="009713B9" w:rsidP="004B197F">
      <w:r>
        <w:fldChar w:fldCharType="begin"/>
      </w:r>
      <w:r w:rsidR="00FC765E">
        <w:instrText>HYPERLINK "https://www.cadastre-manual.admin.ch/de"</w:instrText>
      </w:r>
      <w:r>
        <w:fldChar w:fldCharType="separate"/>
      </w:r>
      <w:r w:rsidR="00FC765E">
        <w:rPr>
          <w:rStyle w:val="Hyperlink"/>
        </w:rPr>
        <w:t>https://www.cadastre-manual.admin.ch</w:t>
      </w:r>
      <w:r>
        <w:rPr>
          <w:rStyle w:val="Hyperlink"/>
          <w:rFonts w:cs="Arial"/>
          <w:lang w:eastAsia="de-CH"/>
        </w:rPr>
        <w:fldChar w:fldCharType="end"/>
      </w:r>
      <w:r w:rsidR="00256474">
        <w:br/>
      </w:r>
      <w:r w:rsidR="008442C8" w:rsidRPr="008A635F">
        <w:t>&gt;</w:t>
      </w:r>
      <w:r w:rsidR="008442C8">
        <w:t xml:space="preserve"> </w:t>
      </w:r>
      <w:r w:rsidR="001C07DE" w:rsidRPr="001C07DE">
        <w:t>Geodatenmodell der amtlichen Vermessung DMAV</w:t>
      </w:r>
      <w:r w:rsidR="001C07DE">
        <w:t xml:space="preserve"> &gt; </w:t>
      </w:r>
      <w:r w:rsidR="001C07DE" w:rsidRPr="001C07DE">
        <w:t>Modelldokumentation</w:t>
      </w:r>
      <w:r w:rsidR="007A292A">
        <w:t xml:space="preserve"> DMAV</w:t>
      </w:r>
      <w:r w:rsidR="0013334D">
        <w:t xml:space="preserve">; </w:t>
      </w:r>
      <w:bookmarkEnd w:id="28"/>
      <w:r w:rsidR="0080562F">
        <w:br/>
        <w:t xml:space="preserve">   </w:t>
      </w:r>
      <w:bookmarkStart w:id="31" w:name="_Hlk160433824"/>
      <w:bookmarkEnd w:id="29"/>
      <w:r w:rsidR="007A292A">
        <w:fldChar w:fldCharType="begin"/>
      </w:r>
      <w:r w:rsidR="007A292A">
        <w:instrText xml:space="preserve"> HYPERLINK "https://www.cadastre-manual.admin.ch/de/modelldokumentation-dmav" </w:instrText>
      </w:r>
      <w:r w:rsidR="007A292A">
        <w:fldChar w:fldCharType="separate"/>
      </w:r>
      <w:r w:rsidR="007A292A">
        <w:rPr>
          <w:rStyle w:val="Hyperlink"/>
        </w:rPr>
        <w:t>Modelldokumentation DMAV (admin.ch)</w:t>
      </w:r>
      <w:r w:rsidR="007A292A">
        <w:fldChar w:fldCharType="end"/>
      </w:r>
    </w:p>
    <w:p w14:paraId="1A8D4868" w14:textId="13BF722C" w:rsidR="00256474" w:rsidRDefault="00256474" w:rsidP="00256474">
      <w:pPr>
        <w:pStyle w:val="Default"/>
        <w:spacing w:after="120" w:line="260" w:lineRule="atLeast"/>
        <w:rPr>
          <w:sz w:val="20"/>
          <w:szCs w:val="20"/>
        </w:rPr>
      </w:pPr>
      <w:r>
        <w:rPr>
          <w:sz w:val="20"/>
          <w:szCs w:val="20"/>
        </w:rPr>
        <w:t>&gt; Rechtliches &amp; Publikationen AV &gt; Weisungen Amtliche Vermessung</w:t>
      </w:r>
      <w:r w:rsidR="0080562F">
        <w:rPr>
          <w:sz w:val="20"/>
          <w:szCs w:val="20"/>
        </w:rPr>
        <w:t xml:space="preserve">; </w:t>
      </w:r>
      <w:r w:rsidR="0080562F">
        <w:rPr>
          <w:sz w:val="20"/>
          <w:szCs w:val="20"/>
        </w:rPr>
        <w:br/>
        <w:t xml:space="preserve">   </w:t>
      </w:r>
      <w:hyperlink r:id="rId27" w:history="1">
        <w:r>
          <w:rPr>
            <w:rStyle w:val="Hyperlink"/>
            <w:sz w:val="20"/>
            <w:szCs w:val="20"/>
          </w:rPr>
          <w:t>Weisungen Amtliche Vermessung (admin.ch)</w:t>
        </w:r>
      </w:hyperlink>
      <w:r>
        <w:rPr>
          <w:sz w:val="20"/>
          <w:szCs w:val="20"/>
        </w:rPr>
        <w:t>.</w:t>
      </w:r>
    </w:p>
    <w:p w14:paraId="391F7D3F" w14:textId="77777777" w:rsidR="00481F18" w:rsidRPr="00634940" w:rsidRDefault="008442C8" w:rsidP="00481F18">
      <w:pPr>
        <w:pStyle w:val="berschrift1"/>
        <w:rPr>
          <w:lang w:val="en-US"/>
        </w:rPr>
      </w:pPr>
      <w:bookmarkStart w:id="32" w:name="_Toc166076742"/>
      <w:bookmarkStart w:id="33" w:name="_Toc195772261"/>
      <w:bookmarkEnd w:id="30"/>
      <w:bookmarkEnd w:id="31"/>
      <w:bookmarkEnd w:id="32"/>
      <w:r w:rsidRPr="00634940">
        <w:lastRenderedPageBreak/>
        <w:t>Allgemeine Erläuterungen</w:t>
      </w:r>
      <w:bookmarkEnd w:id="33"/>
    </w:p>
    <w:p w14:paraId="0814ADF6" w14:textId="77777777" w:rsidR="007B311C" w:rsidRDefault="008442C8" w:rsidP="007B311C">
      <w:pPr>
        <w:pStyle w:val="berschrift2"/>
      </w:pPr>
      <w:bookmarkStart w:id="34" w:name="_Toc195772262"/>
      <w:bookmarkStart w:id="35" w:name="_Hlk140146208"/>
      <w:r>
        <w:t>Grundsätze</w:t>
      </w:r>
      <w:bookmarkEnd w:id="34"/>
    </w:p>
    <w:p w14:paraId="1C626234" w14:textId="77777777" w:rsidR="00634940" w:rsidRPr="004B56F3" w:rsidRDefault="00B47406" w:rsidP="00634940">
      <w:pPr>
        <w:rPr>
          <w:lang w:eastAsia="de-CH"/>
        </w:rPr>
      </w:pPr>
      <w:r>
        <w:t xml:space="preserve">Die in diesem Dokument dokumentierten Empfehlungen basieren auf der </w:t>
      </w:r>
      <w:r w:rsidRPr="00B47406">
        <w:rPr>
          <w:highlight w:val="yellow"/>
        </w:rPr>
        <w:t>Weisungen Amtliche Vermessung</w:t>
      </w:r>
      <w:r>
        <w:t xml:space="preserve">. Die in der Weisung dokumentieren Attribute und Strukturierung der Daten wurde übernommen und dafür ein Design erarbeitet mit dem Ziel die Daten übersichtlich und logisch zusammenhängend zu präsentieren. </w:t>
      </w:r>
    </w:p>
    <w:p w14:paraId="055E2256" w14:textId="042C60C1" w:rsidR="001D4D6C" w:rsidRPr="001D4D6C" w:rsidRDefault="001D4D6C" w:rsidP="001D4D6C">
      <w:r>
        <w:t>Das finale Layout der Webseite wird sich am kantonalen Design System respektive a</w:t>
      </w:r>
      <w:r w:rsidR="009E719F">
        <w:t xml:space="preserve">n </w:t>
      </w:r>
      <w:r>
        <w:t xml:space="preserve">demjenigen von </w:t>
      </w:r>
      <w:hyperlink r:id="rId28" w:history="1">
        <w:r w:rsidRPr="00282C2F">
          <w:rPr>
            <w:rStyle w:val="Hyperlink"/>
          </w:rPr>
          <w:t>https://www.cadastre.ch</w:t>
        </w:r>
      </w:hyperlink>
      <w:r>
        <w:t xml:space="preserve"> orientieren müssen.</w:t>
      </w:r>
      <w:r w:rsidR="003630D4">
        <w:t xml:space="preserve"> Das </w:t>
      </w:r>
      <w:r>
        <w:t>Ziel dieser Empfehlung ist es</w:t>
      </w:r>
      <w:r w:rsidR="009E719F">
        <w:t>,</w:t>
      </w:r>
      <w:r>
        <w:t xml:space="preserve"> generelle Grundlagen </w:t>
      </w:r>
      <w:r w:rsidR="009E719F">
        <w:t xml:space="preserve">zu </w:t>
      </w:r>
      <w:r>
        <w:t>definieren, welche das konzeptionelle Design und die Benutzerführung betreffen</w:t>
      </w:r>
      <w:r w:rsidR="003630D4">
        <w:t xml:space="preserve">. Diese können dann im Rahmen des jeweiligen Designsystem umgesetzt werden. </w:t>
      </w:r>
    </w:p>
    <w:p w14:paraId="282CD068" w14:textId="77777777" w:rsidR="00634940" w:rsidRDefault="00634940" w:rsidP="002A22B9">
      <w:pPr>
        <w:pStyle w:val="berschrift2"/>
      </w:pPr>
      <w:bookmarkStart w:id="36" w:name="_Toc195772263"/>
      <w:r>
        <w:t>Schrift</w:t>
      </w:r>
      <w:bookmarkEnd w:id="36"/>
    </w:p>
    <w:p w14:paraId="5A43E984" w14:textId="506A0822" w:rsidR="001E6275" w:rsidRDefault="00634940" w:rsidP="001E6275">
      <w:r>
        <w:t xml:space="preserve">Für die textlichen Komponenten </w:t>
      </w:r>
      <w:r w:rsidR="002A22B9">
        <w:t xml:space="preserve">auf der zentralen Webseite </w:t>
      </w:r>
      <w:r>
        <w:t>ist die Schriftart «Cadastra» zu verwenden</w:t>
      </w:r>
      <w:r w:rsidR="002A22B9">
        <w:t xml:space="preserve">. Diese ist auch </w:t>
      </w:r>
      <w:r>
        <w:t xml:space="preserve">im PDF </w:t>
      </w:r>
      <w:r w:rsidR="009941EB">
        <w:t>zu</w:t>
      </w:r>
      <w:r w:rsidR="002A22B9">
        <w:t xml:space="preserve"> verwenden und </w:t>
      </w:r>
      <w:r>
        <w:t xml:space="preserve">einzubetten. </w:t>
      </w:r>
    </w:p>
    <w:p w14:paraId="7A624E95" w14:textId="7CCBEE39" w:rsidR="00CF4E9B" w:rsidRDefault="009F15E8" w:rsidP="00634940">
      <w:bookmarkStart w:id="37" w:name="_Hlk160433903"/>
      <w:r>
        <w:t xml:space="preserve">Der Schrifttyp </w:t>
      </w:r>
      <w:r w:rsidR="00634940">
        <w:t xml:space="preserve">«Cadastra» steht im </w:t>
      </w:r>
      <w:r w:rsidR="000C5E36">
        <w:t>«</w:t>
      </w:r>
      <w:r w:rsidR="00634940">
        <w:t>Handbuch Amtliche Vermessung</w:t>
      </w:r>
      <w:r w:rsidR="000C5E36">
        <w:t xml:space="preserve"> Schweiz</w:t>
      </w:r>
      <w:r w:rsidR="00634940">
        <w:t xml:space="preserve">» kostenlos zur Verfügung </w:t>
      </w:r>
      <w:r w:rsidR="00634940" w:rsidRPr="003F5F62">
        <w:t xml:space="preserve">unter </w:t>
      </w:r>
      <w:bookmarkStart w:id="38" w:name="_Hlk160094371"/>
      <w:r w:rsidR="009814DB" w:rsidRPr="003F5F62">
        <w:fldChar w:fldCharType="begin"/>
      </w:r>
      <w:r w:rsidR="00FC765E" w:rsidRPr="003F5F62">
        <w:instrText>HYPERLINK "https://www.cadastre-manual.admin.ch/de"</w:instrText>
      </w:r>
      <w:r w:rsidR="009814DB" w:rsidRPr="003F5F62">
        <w:fldChar w:fldCharType="separate"/>
      </w:r>
      <w:r w:rsidR="00FC765E" w:rsidRPr="003F5F62">
        <w:rPr>
          <w:rStyle w:val="Hyperlink"/>
        </w:rPr>
        <w:t>https://www.cadastre-manual.admin.ch</w:t>
      </w:r>
      <w:r w:rsidR="009814DB" w:rsidRPr="003F5F62">
        <w:fldChar w:fldCharType="end"/>
      </w:r>
      <w:r w:rsidR="00634940" w:rsidRPr="003F5F62">
        <w:t xml:space="preserve"> &gt; Services &amp; Produkte </w:t>
      </w:r>
      <w:r w:rsidRPr="003F5F62">
        <w:t xml:space="preserve">AV </w:t>
      </w:r>
      <w:r w:rsidR="00634940" w:rsidRPr="003F5F62">
        <w:t xml:space="preserve">&gt; </w:t>
      </w:r>
      <w:r w:rsidR="0080562F" w:rsidRPr="003F5F62">
        <w:t>Mutations- und Situationspla</w:t>
      </w:r>
      <w:r w:rsidR="00CB02BD">
        <w:t>n</w:t>
      </w:r>
      <w:bookmarkEnd w:id="38"/>
    </w:p>
    <w:p w14:paraId="286D9DF8" w14:textId="77777777" w:rsidR="00CF4E9B" w:rsidRDefault="00CF4E9B" w:rsidP="00CF4E9B">
      <w:pPr>
        <w:pStyle w:val="berschrift2"/>
      </w:pPr>
      <w:bookmarkStart w:id="39" w:name="_Ref195715650"/>
      <w:bookmarkStart w:id="40" w:name="_Toc195772264"/>
      <w:r>
        <w:t>Hinweistexte</w:t>
      </w:r>
      <w:bookmarkEnd w:id="39"/>
      <w:bookmarkEnd w:id="40"/>
    </w:p>
    <w:p w14:paraId="6F72619C" w14:textId="008D4EFE" w:rsidR="00F8154D" w:rsidRDefault="00013166" w:rsidP="00F8154D">
      <w:r>
        <w:t xml:space="preserve">Bei den entsprechenden </w:t>
      </w:r>
      <w:r w:rsidR="00F8154D">
        <w:t>Blöcken</w:t>
      </w:r>
      <w:r w:rsidR="009D0A15">
        <w:t xml:space="preserve"> sind folgende Hinweistexte unter dem Informations-</w:t>
      </w:r>
      <w:r w:rsidR="009E719F">
        <w:t>Icon</w:t>
      </w:r>
      <w:r w:rsidR="009D0A15">
        <w:t xml:space="preserve"> zu hinterlegen:</w:t>
      </w:r>
    </w:p>
    <w:p w14:paraId="1217A0E0" w14:textId="77777777" w:rsidR="00F8154D" w:rsidRPr="009D0A15" w:rsidRDefault="00F8154D" w:rsidP="00CB02BD">
      <w:pPr>
        <w:spacing w:before="240"/>
        <w:rPr>
          <w:b/>
          <w:bCs/>
        </w:rPr>
      </w:pPr>
      <w:r>
        <w:rPr>
          <w:b/>
          <w:bCs/>
        </w:rPr>
        <w:t xml:space="preserve">Block </w:t>
      </w:r>
      <w:r w:rsidRPr="009D0A15">
        <w:rPr>
          <w:b/>
          <w:bCs/>
        </w:rPr>
        <w:t>Eigentumsauskunft</w:t>
      </w:r>
    </w:p>
    <w:p w14:paraId="2F8366F3" w14:textId="77777777" w:rsidR="00F8154D" w:rsidRPr="00C139E9" w:rsidRDefault="00F8154D" w:rsidP="00F8154D">
      <w:pPr>
        <w:rPr>
          <w:i/>
          <w:iCs/>
        </w:rPr>
      </w:pPr>
      <w:r w:rsidRPr="00C139E9">
        <w:rPr>
          <w:i/>
          <w:iCs/>
        </w:rPr>
        <w:t>Es handelt sich vorliegend um Eigentümerinformation, der nicht die Wirkung eines beglaubigten Grundbuchauszuges zukommt. Allfällige beim Grundbuchamt hängige Geschäfte betreffend Eigentumsübertragung werden hier nicht angezeigt.</w:t>
      </w:r>
    </w:p>
    <w:p w14:paraId="35CD42FA" w14:textId="77777777" w:rsidR="00F8154D" w:rsidRPr="009D0A15" w:rsidRDefault="00F8154D" w:rsidP="00CB02BD">
      <w:pPr>
        <w:spacing w:before="240"/>
        <w:rPr>
          <w:b/>
          <w:bCs/>
        </w:rPr>
      </w:pPr>
      <w:r>
        <w:rPr>
          <w:b/>
          <w:bCs/>
        </w:rPr>
        <w:t xml:space="preserve">Block </w:t>
      </w:r>
      <w:r w:rsidRPr="009D0A15">
        <w:rPr>
          <w:b/>
          <w:bCs/>
        </w:rPr>
        <w:t>Grundstückbeschreibung</w:t>
      </w:r>
    </w:p>
    <w:p w14:paraId="1E8F498A" w14:textId="77777777" w:rsidR="00F8154D" w:rsidRPr="00C139E9" w:rsidRDefault="00C139E9" w:rsidP="00F8154D">
      <w:pPr>
        <w:rPr>
          <w:i/>
          <w:iCs/>
        </w:rPr>
      </w:pPr>
      <w:r w:rsidRPr="00C139E9">
        <w:rPr>
          <w:i/>
          <w:iCs/>
        </w:rPr>
        <w:t xml:space="preserve">Es werden ausschliesslich </w:t>
      </w:r>
      <w:r w:rsidR="00EE26A2">
        <w:rPr>
          <w:i/>
          <w:iCs/>
        </w:rPr>
        <w:t xml:space="preserve">die </w:t>
      </w:r>
      <w:r w:rsidR="001C2041">
        <w:rPr>
          <w:i/>
          <w:iCs/>
        </w:rPr>
        <w:t xml:space="preserve">rechtsgültigen </w:t>
      </w:r>
      <w:r w:rsidRPr="00C139E9">
        <w:rPr>
          <w:i/>
          <w:iCs/>
        </w:rPr>
        <w:t xml:space="preserve">Objekte </w:t>
      </w:r>
      <w:r>
        <w:rPr>
          <w:i/>
          <w:iCs/>
        </w:rPr>
        <w:t xml:space="preserve">der </w:t>
      </w:r>
      <w:r w:rsidRPr="00C139E9">
        <w:rPr>
          <w:i/>
          <w:iCs/>
        </w:rPr>
        <w:t>Bodenbedeckung (Gebäude, Verkehrswege, befestige Flächen, Wald, Gewässer, usw.) dargestellt.</w:t>
      </w:r>
    </w:p>
    <w:p w14:paraId="296BBC35" w14:textId="77777777" w:rsidR="00F8154D" w:rsidRPr="009D0A15" w:rsidRDefault="00F8154D" w:rsidP="00CB02BD">
      <w:pPr>
        <w:spacing w:before="240"/>
        <w:rPr>
          <w:b/>
          <w:bCs/>
        </w:rPr>
      </w:pPr>
      <w:r>
        <w:rPr>
          <w:b/>
          <w:bCs/>
        </w:rPr>
        <w:t>Block Projektierte Objekte</w:t>
      </w:r>
    </w:p>
    <w:p w14:paraId="25200603" w14:textId="77777777" w:rsidR="00025055" w:rsidRPr="00025055" w:rsidRDefault="00025055" w:rsidP="00F8154D">
      <w:pPr>
        <w:rPr>
          <w:i/>
          <w:iCs/>
        </w:rPr>
      </w:pPr>
      <w:r w:rsidRPr="00025055">
        <w:rPr>
          <w:i/>
          <w:iCs/>
        </w:rPr>
        <w:t xml:space="preserve">Es werden die </w:t>
      </w:r>
      <w:r w:rsidR="001C2041">
        <w:rPr>
          <w:i/>
          <w:iCs/>
        </w:rPr>
        <w:t xml:space="preserve">rechtsgültigen </w:t>
      </w:r>
      <w:r w:rsidRPr="00025055">
        <w:rPr>
          <w:i/>
          <w:iCs/>
        </w:rPr>
        <w:t xml:space="preserve">Objekte zuzüglich der projektierten Objekte </w:t>
      </w:r>
      <w:r>
        <w:rPr>
          <w:i/>
          <w:iCs/>
        </w:rPr>
        <w:t xml:space="preserve">von Gebäuden und Bauten </w:t>
      </w:r>
      <w:r w:rsidRPr="00025055">
        <w:rPr>
          <w:i/>
          <w:iCs/>
        </w:rPr>
        <w:t>dargestellt. Die Information wird nur dann angezeigt, wenn auch projektierte Objekte auf dem gewählten Grundstück vorhanden sind.</w:t>
      </w:r>
    </w:p>
    <w:p w14:paraId="294517A6" w14:textId="77777777" w:rsidR="00F8154D" w:rsidRPr="009D0A15" w:rsidRDefault="00F8154D" w:rsidP="00CB02BD">
      <w:pPr>
        <w:spacing w:before="240"/>
        <w:rPr>
          <w:b/>
          <w:bCs/>
        </w:rPr>
      </w:pPr>
      <w:r>
        <w:rPr>
          <w:b/>
          <w:bCs/>
        </w:rPr>
        <w:t>Block ÖREB-Kataster</w:t>
      </w:r>
    </w:p>
    <w:p w14:paraId="5AA900D6" w14:textId="77777777" w:rsidR="00F8154D" w:rsidRPr="00025055" w:rsidRDefault="00025055" w:rsidP="00CF4E9B">
      <w:pPr>
        <w:rPr>
          <w:i/>
          <w:iCs/>
        </w:rPr>
      </w:pPr>
      <w:r w:rsidRPr="00025055">
        <w:rPr>
          <w:i/>
          <w:iCs/>
        </w:rPr>
        <w:t xml:space="preserve">Die auf dem gewählten Grundstück wirkenden </w:t>
      </w:r>
      <w:r w:rsidR="001C2041" w:rsidRPr="00C139E9">
        <w:rPr>
          <w:i/>
          <w:iCs/>
        </w:rPr>
        <w:t>rechtskräftige</w:t>
      </w:r>
      <w:r w:rsidR="001C2041">
        <w:rPr>
          <w:i/>
          <w:iCs/>
        </w:rPr>
        <w:t>n</w:t>
      </w:r>
      <w:r w:rsidR="001C2041" w:rsidRPr="00C139E9">
        <w:rPr>
          <w:i/>
          <w:iCs/>
        </w:rPr>
        <w:t xml:space="preserve"> </w:t>
      </w:r>
      <w:r w:rsidRPr="00025055">
        <w:rPr>
          <w:i/>
          <w:iCs/>
        </w:rPr>
        <w:t xml:space="preserve">öffentlich-rechtlichen Eigentumsbeschränkungen </w:t>
      </w:r>
      <w:r>
        <w:rPr>
          <w:i/>
          <w:iCs/>
        </w:rPr>
        <w:t xml:space="preserve">(ÖREB) </w:t>
      </w:r>
      <w:r w:rsidRPr="00025055">
        <w:rPr>
          <w:i/>
          <w:iCs/>
        </w:rPr>
        <w:t>werden dargestellt.</w:t>
      </w:r>
      <w:r>
        <w:rPr>
          <w:i/>
          <w:iCs/>
        </w:rPr>
        <w:t xml:space="preserve"> Je nach Kanton werden für das gewählte Grundstück auch die geplanten und laufenden Änderungen an ÖREB angegeben.</w:t>
      </w:r>
      <w:r w:rsidR="00006AF9">
        <w:rPr>
          <w:i/>
          <w:iCs/>
        </w:rPr>
        <w:t xml:space="preserve"> Die Informationen werden über Verlinkungen bereitgestellt.</w:t>
      </w:r>
    </w:p>
    <w:p w14:paraId="1C435F8F" w14:textId="77777777" w:rsidR="00CF4E9B" w:rsidRDefault="00CF4E9B" w:rsidP="00CF4E9B">
      <w:pPr>
        <w:pStyle w:val="berschrift2"/>
      </w:pPr>
      <w:bookmarkStart w:id="41" w:name="_Ref195715652"/>
      <w:bookmarkStart w:id="42" w:name="_Toc195772265"/>
      <w:r>
        <w:t>Zuständige Stelle</w:t>
      </w:r>
      <w:bookmarkEnd w:id="41"/>
      <w:bookmarkEnd w:id="42"/>
    </w:p>
    <w:p w14:paraId="5FB5A65F" w14:textId="4DFE7346" w:rsidR="00CF4E9B" w:rsidRDefault="00CF4E9B" w:rsidP="00CF4E9B">
      <w:r>
        <w:t xml:space="preserve">Pro </w:t>
      </w:r>
      <w:r w:rsidR="009D0A15">
        <w:t>Block</w:t>
      </w:r>
      <w:r>
        <w:t xml:space="preserve"> wird die zuständige Stelle </w:t>
      </w:r>
      <w:r w:rsidR="00A12292">
        <w:t xml:space="preserve">für </w:t>
      </w:r>
      <w:r>
        <w:t>Fragen und Probleme</w:t>
      </w:r>
      <w:r w:rsidR="009E719F">
        <w:t xml:space="preserve"> </w:t>
      </w:r>
      <w:r>
        <w:t xml:space="preserve">angegeben. So erhält ein Benutzer </w:t>
      </w:r>
      <w:r w:rsidR="00013166">
        <w:t xml:space="preserve">die Möglichkeit </w:t>
      </w:r>
      <w:r w:rsidR="009D0A15">
        <w:t xml:space="preserve">sich </w:t>
      </w:r>
      <w:r w:rsidR="00013166">
        <w:t xml:space="preserve">bei Bedarf einfach </w:t>
      </w:r>
      <w:r w:rsidR="009D0A15">
        <w:t>an die zuständige Stelle zu wenden.</w:t>
      </w:r>
    </w:p>
    <w:p w14:paraId="56BC77E8" w14:textId="2ABA3F47" w:rsidR="009D0A15" w:rsidRPr="009D0A15" w:rsidRDefault="009D0A15" w:rsidP="00CB02BD">
      <w:pPr>
        <w:spacing w:before="240"/>
        <w:rPr>
          <w:b/>
          <w:bCs/>
        </w:rPr>
      </w:pPr>
      <w:r>
        <w:rPr>
          <w:b/>
          <w:bCs/>
        </w:rPr>
        <w:t xml:space="preserve">Block </w:t>
      </w:r>
      <w:r w:rsidRPr="009D0A15">
        <w:rPr>
          <w:b/>
          <w:bCs/>
        </w:rPr>
        <w:t>Übersicht</w:t>
      </w:r>
    </w:p>
    <w:p w14:paraId="013D4649" w14:textId="436A7743" w:rsidR="009D0A15" w:rsidRDefault="009D0A15" w:rsidP="009D0A15">
      <w:r>
        <w:t>Bei technischen Problemen wenden Sie sich an:</w:t>
      </w:r>
    </w:p>
    <w:p w14:paraId="26BE057C" w14:textId="77777777" w:rsidR="00CF4E9B" w:rsidRPr="009D0A15" w:rsidRDefault="009D0A15" w:rsidP="00CB02BD">
      <w:pPr>
        <w:spacing w:before="240"/>
        <w:rPr>
          <w:b/>
          <w:bCs/>
        </w:rPr>
      </w:pPr>
      <w:r>
        <w:rPr>
          <w:b/>
          <w:bCs/>
        </w:rPr>
        <w:t xml:space="preserve">Block </w:t>
      </w:r>
      <w:r w:rsidRPr="009D0A15">
        <w:rPr>
          <w:b/>
          <w:bCs/>
        </w:rPr>
        <w:t>Eigentumsauskunft</w:t>
      </w:r>
    </w:p>
    <w:p w14:paraId="62E52AE8" w14:textId="77777777" w:rsidR="009D0A15" w:rsidRDefault="009D0A15" w:rsidP="009D0A15">
      <w:r>
        <w:lastRenderedPageBreak/>
        <w:t>Bei fachlichen Fragen wenden Sie sich an:</w:t>
      </w:r>
    </w:p>
    <w:p w14:paraId="0CABE8DA" w14:textId="77777777" w:rsidR="009D0A15" w:rsidRDefault="009D0A15" w:rsidP="009D0A15">
      <w:r>
        <w:t>Grundbuchamt</w:t>
      </w:r>
    </w:p>
    <w:p w14:paraId="2E69288B" w14:textId="77777777" w:rsidR="009D0A15" w:rsidRPr="009D0A15" w:rsidRDefault="009D0A15" w:rsidP="00CB02BD">
      <w:pPr>
        <w:spacing w:before="240"/>
        <w:rPr>
          <w:b/>
          <w:bCs/>
        </w:rPr>
      </w:pPr>
      <w:r>
        <w:rPr>
          <w:b/>
          <w:bCs/>
        </w:rPr>
        <w:t xml:space="preserve">Block </w:t>
      </w:r>
      <w:r w:rsidRPr="009D0A15">
        <w:rPr>
          <w:b/>
          <w:bCs/>
        </w:rPr>
        <w:t>Grundstückbeschreibung</w:t>
      </w:r>
    </w:p>
    <w:bookmarkEnd w:id="37"/>
    <w:p w14:paraId="13451EE3" w14:textId="77777777" w:rsidR="009D0A15" w:rsidRDefault="009D0A15" w:rsidP="009D0A15">
      <w:r>
        <w:t>Bei fachlichen Fragen wenden Sie sich an:</w:t>
      </w:r>
    </w:p>
    <w:p w14:paraId="5DBE9B64" w14:textId="77777777" w:rsidR="009D0A15" w:rsidRDefault="009D0A15" w:rsidP="009D0A15">
      <w:r>
        <w:t>Nachführungs</w:t>
      </w:r>
      <w:r w:rsidR="00006AF9">
        <w:t>stelle AV</w:t>
      </w:r>
    </w:p>
    <w:p w14:paraId="118E6BD1" w14:textId="77777777" w:rsidR="009D0A15" w:rsidRPr="009D0A15" w:rsidRDefault="009D0A15" w:rsidP="00CB02BD">
      <w:pPr>
        <w:spacing w:before="240"/>
        <w:rPr>
          <w:b/>
          <w:bCs/>
        </w:rPr>
      </w:pPr>
      <w:r>
        <w:rPr>
          <w:b/>
          <w:bCs/>
        </w:rPr>
        <w:t>Block Projektierte Objekte</w:t>
      </w:r>
    </w:p>
    <w:p w14:paraId="1FCAF27E" w14:textId="77777777" w:rsidR="009D0A15" w:rsidRDefault="009D0A15" w:rsidP="009D0A15">
      <w:r>
        <w:t>Bei fachlichen Fragen wenden Sie sich an:</w:t>
      </w:r>
    </w:p>
    <w:p w14:paraId="47C57CC7" w14:textId="77777777" w:rsidR="009D0A15" w:rsidRDefault="009D0A15" w:rsidP="009D0A15">
      <w:r>
        <w:t>Nachführungs</w:t>
      </w:r>
      <w:r w:rsidR="00006AF9">
        <w:t>stelle AV</w:t>
      </w:r>
    </w:p>
    <w:p w14:paraId="78840FBB" w14:textId="77777777" w:rsidR="009D0A15" w:rsidRPr="009D0A15" w:rsidRDefault="009D0A15" w:rsidP="00CB02BD">
      <w:pPr>
        <w:spacing w:before="240"/>
        <w:rPr>
          <w:b/>
          <w:bCs/>
        </w:rPr>
      </w:pPr>
      <w:r>
        <w:rPr>
          <w:b/>
          <w:bCs/>
        </w:rPr>
        <w:t>Block ÖREB-Kataster</w:t>
      </w:r>
    </w:p>
    <w:p w14:paraId="7D5C6128" w14:textId="77777777" w:rsidR="009D0A15" w:rsidRDefault="009D0A15" w:rsidP="009D0A15">
      <w:r>
        <w:t>Bei fachlichen Fragen wenden Sie sich an:</w:t>
      </w:r>
    </w:p>
    <w:p w14:paraId="5C082ED8" w14:textId="77777777" w:rsidR="009D0A15" w:rsidRDefault="00F8154D" w:rsidP="009D0A15">
      <w:r>
        <w:t>ÖREB-Katasterverantwortliche Stelle</w:t>
      </w:r>
    </w:p>
    <w:p w14:paraId="525CFA29" w14:textId="77777777" w:rsidR="00634940" w:rsidRDefault="00DF62FC" w:rsidP="00634940">
      <w:pPr>
        <w:pStyle w:val="berschrift1"/>
      </w:pPr>
      <w:bookmarkStart w:id="43" w:name="_Toc158119398"/>
      <w:bookmarkStart w:id="44" w:name="_Toc159407237"/>
      <w:bookmarkStart w:id="45" w:name="_Toc159936799"/>
      <w:bookmarkStart w:id="46" w:name="_Toc160525958"/>
      <w:bookmarkStart w:id="47" w:name="_Toc160526101"/>
      <w:bookmarkStart w:id="48" w:name="_Toc166076758"/>
      <w:bookmarkStart w:id="49" w:name="_Toc158119399"/>
      <w:bookmarkStart w:id="50" w:name="_Toc159407238"/>
      <w:bookmarkStart w:id="51" w:name="_Toc159936800"/>
      <w:bookmarkStart w:id="52" w:name="_Toc160525959"/>
      <w:bookmarkStart w:id="53" w:name="_Toc160526102"/>
      <w:bookmarkStart w:id="54" w:name="_Toc166076759"/>
      <w:bookmarkStart w:id="55" w:name="_Toc158119400"/>
      <w:bookmarkStart w:id="56" w:name="_Toc159407239"/>
      <w:bookmarkStart w:id="57" w:name="_Toc159936801"/>
      <w:bookmarkStart w:id="58" w:name="_Toc160525960"/>
      <w:bookmarkStart w:id="59" w:name="_Toc160526103"/>
      <w:bookmarkStart w:id="60" w:name="_Toc166076760"/>
      <w:bookmarkStart w:id="61" w:name="_Toc195772266"/>
      <w:bookmarkEnd w:id="35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r>
        <w:lastRenderedPageBreak/>
        <w:t>Benutzerführung</w:t>
      </w:r>
      <w:bookmarkEnd w:id="61"/>
    </w:p>
    <w:p w14:paraId="53F5CD49" w14:textId="586A26EC" w:rsidR="00B92B0A" w:rsidRDefault="00DF62FC" w:rsidP="00B92B0A">
      <w:bookmarkStart w:id="62" w:name="_Hlk147736170"/>
      <w:r>
        <w:t xml:space="preserve">Bei der Benutzerführung wird unterschieden zwischen dem zentralen Zugang unter </w:t>
      </w:r>
      <w:hyperlink r:id="rId29" w:history="1">
        <w:r w:rsidRPr="00FB545B">
          <w:rPr>
            <w:rStyle w:val="Hyperlink"/>
          </w:rPr>
          <w:t>www.cadastre.ch</w:t>
        </w:r>
      </w:hyperlink>
      <w:r>
        <w:t xml:space="preserve"> und den kantonalen Geoportalen.</w:t>
      </w:r>
      <w:r w:rsidR="002A22B9">
        <w:t xml:space="preserve"> Über den zentralen Zugang kann ein PDF heruntergeladen werden, welches die</w:t>
      </w:r>
      <w:r w:rsidR="009E719F">
        <w:t xml:space="preserve"> verfügbaren Details zum Grundstück </w:t>
      </w:r>
      <w:r w:rsidR="00C70C48">
        <w:t>enthält, während auf den kantonalen Geoportalen die</w:t>
      </w:r>
      <w:r w:rsidR="009E719F">
        <w:t>se</w:t>
      </w:r>
      <w:r w:rsidR="00C70C48">
        <w:t xml:space="preserve"> direkt angezeigt werden. </w:t>
      </w:r>
    </w:p>
    <w:p w14:paraId="2C2DE3B8" w14:textId="090E2009" w:rsidR="00C70C48" w:rsidRPr="005C5FBA" w:rsidRDefault="00C70C48" w:rsidP="00B92B0A">
      <w:r>
        <w:t>I</w:t>
      </w:r>
      <w:r w:rsidR="001E5C5C">
        <w:t>n</w:t>
      </w:r>
      <w:r>
        <w:t xml:space="preserve"> den beiden</w:t>
      </w:r>
      <w:r w:rsidR="001E5C5C">
        <w:t xml:space="preserve"> Anhängen</w:t>
      </w:r>
      <w:r>
        <w:t xml:space="preserve"> </w:t>
      </w:r>
      <w:r>
        <w:fldChar w:fldCharType="begin"/>
      </w:r>
      <w:r>
        <w:instrText xml:space="preserve"> REF _Ref195711299 \r \h </w:instrText>
      </w:r>
      <w:r>
        <w:fldChar w:fldCharType="separate"/>
      </w:r>
      <w:r w:rsidR="006A0C55">
        <w:t>Anhang A</w:t>
      </w:r>
      <w:r>
        <w:fldChar w:fldCharType="end"/>
      </w:r>
      <w:r>
        <w:t xml:space="preserve"> und </w:t>
      </w:r>
      <w:r>
        <w:fldChar w:fldCharType="begin"/>
      </w:r>
      <w:r>
        <w:instrText xml:space="preserve"> REF _Ref195711872 \r \h </w:instrText>
      </w:r>
      <w:r>
        <w:fldChar w:fldCharType="separate"/>
      </w:r>
      <w:r w:rsidR="006A0C55">
        <w:t>Anhang B</w:t>
      </w:r>
      <w:r>
        <w:fldChar w:fldCharType="end"/>
      </w:r>
      <w:r>
        <w:t xml:space="preserve"> sind die kompletten </w:t>
      </w:r>
      <w:r w:rsidR="009941EB">
        <w:t>Beispielss</w:t>
      </w:r>
      <w:r>
        <w:t>creens als PDF in einer Desktop</w:t>
      </w:r>
      <w:r w:rsidR="009941EB">
        <w:t>-</w:t>
      </w:r>
      <w:r>
        <w:t xml:space="preserve"> und einer Mobiltelefon-Variante </w:t>
      </w:r>
      <w:r w:rsidR="009941EB">
        <w:t>angefügt</w:t>
      </w:r>
      <w:r>
        <w:t xml:space="preserve">. </w:t>
      </w:r>
      <w:r w:rsidR="001E5C5C">
        <w:t>Im Rahmen d</w:t>
      </w:r>
      <w:r w:rsidR="009941EB">
        <w:t>ieses</w:t>
      </w:r>
      <w:r w:rsidR="001E5C5C">
        <w:t xml:space="preserve"> Kapitel werden diese referenziert und</w:t>
      </w:r>
      <w:r>
        <w:t xml:space="preserve"> können als </w:t>
      </w:r>
      <w:r w:rsidR="009E719F">
        <w:t>Vorlage</w:t>
      </w:r>
      <w:r>
        <w:t xml:space="preserve"> für die Umsetzung verwendet werden. </w:t>
      </w:r>
    </w:p>
    <w:p w14:paraId="17D153EC" w14:textId="77777777" w:rsidR="00634940" w:rsidRDefault="00DF62FC" w:rsidP="00634940">
      <w:pPr>
        <w:pStyle w:val="berschrift2"/>
      </w:pPr>
      <w:bookmarkStart w:id="63" w:name="_Ref195708317"/>
      <w:bookmarkStart w:id="64" w:name="_Toc195772267"/>
      <w:bookmarkEnd w:id="62"/>
      <w:r>
        <w:t>www.cadastre.ch</w:t>
      </w:r>
      <w:bookmarkEnd w:id="63"/>
      <w:bookmarkEnd w:id="64"/>
    </w:p>
    <w:p w14:paraId="08981437" w14:textId="77777777" w:rsidR="00A62EF9" w:rsidRDefault="001D4D6C" w:rsidP="00B47406">
      <w:r>
        <w:t xml:space="preserve">Auf der </w:t>
      </w:r>
      <w:r w:rsidR="006B7307">
        <w:t>Webseite</w:t>
      </w:r>
      <w:r>
        <w:t xml:space="preserve"> kann ein </w:t>
      </w:r>
      <w:r w:rsidR="00DD06DB">
        <w:t>PDF-Auszug</w:t>
      </w:r>
      <w:r>
        <w:t xml:space="preserve"> der Grundstückinformation bestellt werden.</w:t>
      </w:r>
      <w:r w:rsidR="002A22B9">
        <w:t xml:space="preserve"> </w:t>
      </w:r>
    </w:p>
    <w:p w14:paraId="7FDF58D8" w14:textId="55F6DD8D" w:rsidR="00A62EF9" w:rsidRDefault="00A62EF9" w:rsidP="00A62EF9">
      <w:pPr>
        <w:pStyle w:val="berschrift3"/>
      </w:pPr>
      <w:bookmarkStart w:id="65" w:name="_Toc195772268"/>
      <w:r>
        <w:t>Startseite</w:t>
      </w:r>
      <w:bookmarkEnd w:id="65"/>
    </w:p>
    <w:p w14:paraId="60650CEE" w14:textId="77777777" w:rsidR="009941EB" w:rsidRDefault="002A22B9" w:rsidP="00B47406">
      <w:r>
        <w:t xml:space="preserve">Herzstück der Applikation ist eine </w:t>
      </w:r>
      <w:r w:rsidR="00EA46EF">
        <w:t xml:space="preserve">Suche und eine </w:t>
      </w:r>
      <w:r w:rsidR="00DD06DB">
        <w:t>Karte,</w:t>
      </w:r>
      <w:r w:rsidR="00EA46EF">
        <w:t xml:space="preserve"> über welcher ein Grundstück ausgewählt werden kann. Es empfiehlt sich als Hilfetext zum Suchfeld anzugeben, nach welchen Attributen gesucht werden kann. </w:t>
      </w:r>
    </w:p>
    <w:p w14:paraId="1CAF7920" w14:textId="6279B285" w:rsidR="009941EB" w:rsidRDefault="009941EB" w:rsidP="00B47406">
      <w:r w:rsidRPr="009941EB">
        <w:rPr>
          <w:noProof/>
        </w:rPr>
        <w:drawing>
          <wp:inline distT="0" distB="0" distL="0" distR="0" wp14:anchorId="71C281BD" wp14:editId="0AC4571B">
            <wp:extent cx="5796280" cy="4202430"/>
            <wp:effectExtent l="38100" t="38100" r="90170" b="102870"/>
            <wp:docPr id="147384601" name="Grafik 1" descr="Ein Bild, das Karte, Text, Atlas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4601" name="Grafik 1" descr="Ein Bild, das Karte, Text, Atlas enthält.&#10;&#10;KI-generierte Inhalte können fehlerhaft sein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42024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09C572" w14:textId="3A2DA4DE" w:rsidR="009941EB" w:rsidRDefault="009941EB" w:rsidP="009941EB">
      <w:pPr>
        <w:pStyle w:val="Beschriftung"/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6A0C55">
        <w:rPr>
          <w:noProof/>
        </w:rPr>
        <w:t>1</w:t>
      </w:r>
      <w:r>
        <w:fldChar w:fldCharType="end"/>
      </w:r>
      <w:r>
        <w:t>: Suche</w:t>
      </w:r>
    </w:p>
    <w:p w14:paraId="2C2C8271" w14:textId="0EDC7B7B" w:rsidR="00DD06DB" w:rsidRDefault="009941EB" w:rsidP="00B47406">
      <w:r>
        <w:t>Der</w:t>
      </w:r>
      <w:r w:rsidR="00DD06DB">
        <w:t xml:space="preserve"> Beispielscreen </w:t>
      </w:r>
      <w:r w:rsidR="001E5C5C">
        <w:t>«</w:t>
      </w:r>
      <w:r w:rsidRPr="009941EB">
        <w:t>A.1 Startseite</w:t>
      </w:r>
      <w:r w:rsidR="001E5C5C">
        <w:t>»</w:t>
      </w:r>
      <w:r w:rsidR="0085140F">
        <w:t xml:space="preserve"> ist im </w:t>
      </w:r>
      <w:r w:rsidR="0085140F">
        <w:fldChar w:fldCharType="begin"/>
      </w:r>
      <w:r w:rsidR="0085140F">
        <w:instrText xml:space="preserve"> REF _Ref195711299 \r \h </w:instrText>
      </w:r>
      <w:r w:rsidR="0085140F">
        <w:fldChar w:fldCharType="separate"/>
      </w:r>
      <w:r w:rsidR="006A0C55">
        <w:t>Anhang A</w:t>
      </w:r>
      <w:r w:rsidR="0085140F">
        <w:fldChar w:fldCharType="end"/>
      </w:r>
      <w:r w:rsidR="0085140F">
        <w:t xml:space="preserve"> </w:t>
      </w:r>
      <w:r w:rsidR="00B161BD">
        <w:t xml:space="preserve">in einer Desktop- und Mobiltelefon-Variante </w:t>
      </w:r>
      <w:r w:rsidR="0085140F">
        <w:t xml:space="preserve">angefügt. </w:t>
      </w:r>
    </w:p>
    <w:p w14:paraId="5D76F145" w14:textId="68CC53C2" w:rsidR="00A62EF9" w:rsidRDefault="00A62EF9" w:rsidP="00A62EF9">
      <w:pPr>
        <w:pStyle w:val="berschrift3"/>
      </w:pPr>
      <w:bookmarkStart w:id="66" w:name="_Toc195772269"/>
      <w:r w:rsidRPr="00A62EF9">
        <w:t>Suchresultat und PDF-Auszug bestellen</w:t>
      </w:r>
      <w:bookmarkEnd w:id="66"/>
    </w:p>
    <w:p w14:paraId="0E9C4D50" w14:textId="21115E11" w:rsidR="001E5C5C" w:rsidRDefault="00EA46EF" w:rsidP="00B47406">
      <w:r>
        <w:t>Ist ein Grundstück ausgewählt</w:t>
      </w:r>
      <w:r w:rsidR="009E719F">
        <w:t>,</w:t>
      </w:r>
      <w:r>
        <w:t xml:space="preserve"> </w:t>
      </w:r>
      <w:r w:rsidR="00DD06DB">
        <w:t>wird dies entsprechend angezeigt</w:t>
      </w:r>
      <w:r w:rsidR="00B161BD">
        <w:t>.</w:t>
      </w:r>
      <w:r w:rsidR="00DD06DB">
        <w:t xml:space="preserve"> </w:t>
      </w:r>
      <w:r w:rsidR="009E719F" w:rsidRPr="009E719F">
        <w:t>Falls das gewählte Grundstück mehrere Objekte enthält, werden diese in einer Liste angezeigt. Der User kann zwischen den Objekten auswählen.</w:t>
      </w:r>
      <w:r w:rsidR="009E719F">
        <w:t xml:space="preserve"> </w:t>
      </w:r>
      <w:r w:rsidR="009E719F">
        <w:fldChar w:fldCharType="begin"/>
      </w:r>
      <w:r w:rsidR="009E719F">
        <w:instrText xml:space="preserve"> REF _Ref195716707 \h </w:instrText>
      </w:r>
      <w:r w:rsidR="009E719F">
        <w:fldChar w:fldCharType="separate"/>
      </w:r>
      <w:r w:rsidR="009E719F">
        <w:t xml:space="preserve">Abbildung </w:t>
      </w:r>
      <w:r w:rsidR="009E719F">
        <w:rPr>
          <w:noProof/>
        </w:rPr>
        <w:t>2</w:t>
      </w:r>
      <w:r w:rsidR="009E719F">
        <w:fldChar w:fldCharType="end"/>
      </w:r>
      <w:r w:rsidR="009E719F">
        <w:t xml:space="preserve"> zeigt die auf: </w:t>
      </w:r>
    </w:p>
    <w:p w14:paraId="70A9CFC0" w14:textId="77777777" w:rsidR="001E5C5C" w:rsidRDefault="001E5C5C" w:rsidP="001E5C5C">
      <w:pPr>
        <w:jc w:val="center"/>
      </w:pPr>
      <w:r w:rsidRPr="001E5C5C">
        <w:rPr>
          <w:noProof/>
        </w:rPr>
        <w:lastRenderedPageBreak/>
        <w:drawing>
          <wp:inline distT="0" distB="0" distL="0" distR="0" wp14:anchorId="6CCEA7E8" wp14:editId="43FDD14C">
            <wp:extent cx="4366116" cy="4925786"/>
            <wp:effectExtent l="38100" t="38100" r="92075" b="103505"/>
            <wp:docPr id="1626005324" name="Grafik 1" descr="Ein Bild, das Text, Kart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05324" name="Grafik 1" descr="Ein Bild, das Text, Karte, Screenshot enthält.&#10;&#10;KI-generierte Inhalte können fehlerhaft sein."/>
                    <pic:cNvPicPr/>
                  </pic:nvPicPr>
                  <pic:blipFill rotWithShape="1">
                    <a:blip r:embed="rId31"/>
                    <a:srcRect l="13429" t="37038" r="12855"/>
                    <a:stretch/>
                  </pic:blipFill>
                  <pic:spPr bwMode="auto">
                    <a:xfrm>
                      <a:off x="0" y="0"/>
                      <a:ext cx="4429250" cy="4997013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3DE94" w14:textId="35881BE9" w:rsidR="001E5C5C" w:rsidRDefault="001E5C5C" w:rsidP="001E5C5C">
      <w:pPr>
        <w:pStyle w:val="Beschriftung"/>
      </w:pPr>
      <w:bookmarkStart w:id="67" w:name="_Ref195716707"/>
      <w:bookmarkStart w:id="68" w:name="_Ref195783199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6A0C55">
        <w:rPr>
          <w:noProof/>
        </w:rPr>
        <w:t>2</w:t>
      </w:r>
      <w:r>
        <w:fldChar w:fldCharType="end"/>
      </w:r>
      <w:bookmarkEnd w:id="67"/>
      <w:r>
        <w:t>: Suche und Auswahloptionen</w:t>
      </w:r>
      <w:bookmarkEnd w:id="68"/>
    </w:p>
    <w:p w14:paraId="2AAB115E" w14:textId="1D4E9EE7" w:rsidR="00EA46EF" w:rsidRDefault="00DD06DB" w:rsidP="00B47406">
      <w:r>
        <w:t xml:space="preserve">Folgende Optionen stehen zur Verfügung: </w:t>
      </w:r>
    </w:p>
    <w:p w14:paraId="31616E8D" w14:textId="2E284BC8" w:rsidR="00DD06DB" w:rsidRDefault="00DD06DB" w:rsidP="00CB02BD">
      <w:pPr>
        <w:pStyle w:val="Listenabsatz"/>
        <w:numPr>
          <w:ilvl w:val="0"/>
          <w:numId w:val="4"/>
        </w:numPr>
        <w:tabs>
          <w:tab w:val="left" w:pos="426"/>
        </w:tabs>
      </w:pPr>
      <w:r w:rsidRPr="00DD06DB">
        <w:t>Grundstückinformation</w:t>
      </w:r>
    </w:p>
    <w:p w14:paraId="0C17E954" w14:textId="57463D60" w:rsidR="00DD06DB" w:rsidRDefault="00DD06DB" w:rsidP="00CB02BD">
      <w:pPr>
        <w:pStyle w:val="Liste2"/>
      </w:pPr>
      <w:r>
        <w:t xml:space="preserve">Option 1: </w:t>
      </w:r>
      <w:r w:rsidRPr="00DD06DB">
        <w:t>Grundstückinformation ohne Eigentumsauskunft</w:t>
      </w:r>
    </w:p>
    <w:p w14:paraId="7394F8B9" w14:textId="6CC5917E" w:rsidR="00DD06DB" w:rsidRDefault="00DD06DB" w:rsidP="00CB02BD">
      <w:pPr>
        <w:pStyle w:val="Liste2"/>
      </w:pPr>
      <w:r>
        <w:t xml:space="preserve">Option 2: </w:t>
      </w:r>
      <w:r w:rsidRPr="00DD06DB">
        <w:t>Grundstückinformation mit Eigentumsauskunft</w:t>
      </w:r>
    </w:p>
    <w:p w14:paraId="2A77ACE3" w14:textId="7B6F5670" w:rsidR="00DD06DB" w:rsidRDefault="00DD06DB" w:rsidP="00CB02BD">
      <w:pPr>
        <w:pStyle w:val="Listenabsatz"/>
        <w:numPr>
          <w:ilvl w:val="0"/>
          <w:numId w:val="4"/>
        </w:numPr>
        <w:tabs>
          <w:tab w:val="left" w:pos="426"/>
        </w:tabs>
      </w:pPr>
      <w:r w:rsidRPr="00DD06DB">
        <w:t>Öffentlich-rechtliche Eigentumsbeschränkung</w:t>
      </w:r>
    </w:p>
    <w:p w14:paraId="259C618B" w14:textId="0252BB38" w:rsidR="00DD06DB" w:rsidRDefault="00DD06DB" w:rsidP="00CB02BD">
      <w:pPr>
        <w:pStyle w:val="Liste2"/>
      </w:pPr>
      <w:r>
        <w:t>Optional: Auswahl von ÖREB-Kataster</w:t>
      </w:r>
    </w:p>
    <w:p w14:paraId="6F7FA795" w14:textId="4183F739" w:rsidR="001E5C5C" w:rsidRDefault="00DD06DB" w:rsidP="001E5C5C">
      <w:r>
        <w:t xml:space="preserve">Über den Aktionsbutton «PDF-Auszug erstellen» kann ein PDF bestellt werden. Ist die Option «Grundstückinformation mit Eigentumsauskunft gewählt wir der Benutzer auf die entsprechende Kantonswebeseite weitergeleitet, um sich dort zu </w:t>
      </w:r>
      <w:r w:rsidR="006B7307">
        <w:t>authentifizieren</w:t>
      </w:r>
      <w:r>
        <w:t xml:space="preserve"> und das PDF anschliessend herunterzuladen. </w:t>
      </w:r>
    </w:p>
    <w:p w14:paraId="5E5C15ED" w14:textId="38A06D46" w:rsidR="00544165" w:rsidRDefault="001E5C5C" w:rsidP="006B7307">
      <w:r>
        <w:t>Der komplette</w:t>
      </w:r>
      <w:r w:rsidR="0085140F">
        <w:t xml:space="preserve"> Beispielscreen</w:t>
      </w:r>
      <w:r w:rsidR="009941EB">
        <w:t xml:space="preserve"> «</w:t>
      </w:r>
      <w:r w:rsidR="009941EB" w:rsidRPr="009941EB">
        <w:t>A.2 Suchresultat und PDF-Auszug bestellen</w:t>
      </w:r>
      <w:r w:rsidR="009941EB">
        <w:t>»</w:t>
      </w:r>
      <w:r w:rsidR="006B7307">
        <w:t xml:space="preserve"> </w:t>
      </w:r>
      <w:r w:rsidR="0085140F">
        <w:t xml:space="preserve">ist </w:t>
      </w:r>
      <w:r w:rsidR="00B161BD">
        <w:t xml:space="preserve">im </w:t>
      </w:r>
      <w:r w:rsidR="0085140F">
        <w:fldChar w:fldCharType="begin"/>
      </w:r>
      <w:r w:rsidR="0085140F">
        <w:instrText xml:space="preserve"> REF _Ref195711299 \r \h </w:instrText>
      </w:r>
      <w:r w:rsidR="0085140F">
        <w:fldChar w:fldCharType="separate"/>
      </w:r>
      <w:r w:rsidR="006A0C55">
        <w:t>Anhang A</w:t>
      </w:r>
      <w:r w:rsidR="0085140F">
        <w:fldChar w:fldCharType="end"/>
      </w:r>
      <w:r w:rsidR="0085140F">
        <w:t xml:space="preserve"> </w:t>
      </w:r>
      <w:r w:rsidR="00B161BD">
        <w:t xml:space="preserve">in einer Desktop- und Mobiltelefon-Variante </w:t>
      </w:r>
      <w:r w:rsidR="0085140F">
        <w:t>angefügt.</w:t>
      </w:r>
      <w:bookmarkStart w:id="69" w:name="_Toc78527025"/>
      <w:bookmarkStart w:id="70" w:name="_Hlk140148581"/>
      <w:bookmarkStart w:id="71" w:name="_Hlk160525165"/>
    </w:p>
    <w:p w14:paraId="0DC216C4" w14:textId="77777777" w:rsidR="007B311C" w:rsidRDefault="00DF62FC" w:rsidP="00014E29">
      <w:pPr>
        <w:pStyle w:val="berschrift2"/>
      </w:pPr>
      <w:bookmarkStart w:id="72" w:name="_Toc195772270"/>
      <w:bookmarkStart w:id="73" w:name="_Hlk140148631"/>
      <w:bookmarkEnd w:id="69"/>
      <w:bookmarkEnd w:id="70"/>
      <w:bookmarkEnd w:id="71"/>
      <w:r>
        <w:t>Kantonales Geodatenportal</w:t>
      </w:r>
      <w:bookmarkEnd w:id="72"/>
    </w:p>
    <w:p w14:paraId="69F025BB" w14:textId="38C12169" w:rsidR="004001E8" w:rsidRDefault="006B7307" w:rsidP="004001E8">
      <w:r>
        <w:t xml:space="preserve">Jeder Kanton setzt die Webseite zum Bezug von Grundstückinformationen gemäss seinem CI/CD respektive seinem Designsystem um. </w:t>
      </w:r>
    </w:p>
    <w:p w14:paraId="010DB2D0" w14:textId="77777777" w:rsidR="00A62EF9" w:rsidRDefault="00A62EF9" w:rsidP="00A62EF9">
      <w:pPr>
        <w:pStyle w:val="berschrift3"/>
      </w:pPr>
      <w:bookmarkStart w:id="74" w:name="_Toc195772271"/>
      <w:r>
        <w:lastRenderedPageBreak/>
        <w:t>Startseite</w:t>
      </w:r>
      <w:bookmarkEnd w:id="74"/>
    </w:p>
    <w:p w14:paraId="172D3555" w14:textId="268B9E01" w:rsidR="006B7307" w:rsidRDefault="006B7307" w:rsidP="006B7307">
      <w:r>
        <w:t xml:space="preserve">Auf der Webseite können die Details zur Grundstückinformation dargestellt werden. Herzstück der Applikation ist eine Suche und eine Karte, über welcher ein Grundstück ausgewählt werden kann. </w:t>
      </w:r>
    </w:p>
    <w:p w14:paraId="3DDE6E7D" w14:textId="30740B27" w:rsidR="009941EB" w:rsidRDefault="009941EB" w:rsidP="009941EB">
      <w:pPr>
        <w:jc w:val="center"/>
      </w:pPr>
      <w:r w:rsidRPr="009941EB">
        <w:rPr>
          <w:noProof/>
        </w:rPr>
        <w:drawing>
          <wp:inline distT="0" distB="0" distL="0" distR="0" wp14:anchorId="6EDCB6B3" wp14:editId="148026A6">
            <wp:extent cx="5624216" cy="4408714"/>
            <wp:effectExtent l="38100" t="38100" r="90805" b="87630"/>
            <wp:docPr id="782907256" name="Grafik 1" descr="Ein Bild, das Karte, Screenshot, Atlas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07256" name="Grafik 1" descr="Ein Bild, das Karte, Screenshot, Atlas, Text enthält.&#10;&#10;KI-generierte Inhalte können fehlerhaft sein."/>
                    <pic:cNvPicPr/>
                  </pic:nvPicPr>
                  <pic:blipFill rotWithShape="1">
                    <a:blip r:embed="rId32"/>
                    <a:srcRect l="12020" t="-4769" r="12852" b="-2037"/>
                    <a:stretch/>
                  </pic:blipFill>
                  <pic:spPr bwMode="auto">
                    <a:xfrm>
                      <a:off x="0" y="0"/>
                      <a:ext cx="5656798" cy="4434254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A76EE" w14:textId="7AEAC9A0" w:rsidR="009941EB" w:rsidRDefault="009941EB" w:rsidP="009941EB">
      <w:pPr>
        <w:pStyle w:val="Beschriftung"/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6A0C55">
        <w:rPr>
          <w:noProof/>
        </w:rPr>
        <w:t>3</w:t>
      </w:r>
      <w:r>
        <w:fldChar w:fldCharType="end"/>
      </w:r>
      <w:r>
        <w:t>: Suche</w:t>
      </w:r>
    </w:p>
    <w:p w14:paraId="3C63ADE9" w14:textId="513E699A" w:rsidR="006B7307" w:rsidRDefault="006B7307" w:rsidP="006B7307">
      <w:r>
        <w:t xml:space="preserve">Es empfiehlt sich als Hilfetext zum Suchfeld anzugeben, nach welchen Attributen gesucht werden kann. </w:t>
      </w:r>
      <w:r w:rsidR="009941EB">
        <w:t>Der</w:t>
      </w:r>
      <w:r>
        <w:t xml:space="preserve"> Beispielscreen </w:t>
      </w:r>
      <w:r w:rsidR="001E5C5C">
        <w:t>«</w:t>
      </w:r>
      <w:r w:rsidR="009941EB" w:rsidRPr="009941EB">
        <w:t>B.1 Startseite</w:t>
      </w:r>
      <w:r w:rsidR="001E5C5C">
        <w:t>»</w:t>
      </w:r>
      <w:r>
        <w:t xml:space="preserve"> ist im </w:t>
      </w:r>
      <w:r>
        <w:fldChar w:fldCharType="begin"/>
      </w:r>
      <w:r>
        <w:instrText xml:space="preserve"> REF _Ref195711872 \r \h </w:instrText>
      </w:r>
      <w:r>
        <w:fldChar w:fldCharType="separate"/>
      </w:r>
      <w:r w:rsidR="006A0C55">
        <w:t>Anhang B</w:t>
      </w:r>
      <w:r>
        <w:fldChar w:fldCharType="end"/>
      </w:r>
      <w:r>
        <w:t xml:space="preserve"> </w:t>
      </w:r>
      <w:r w:rsidR="00B161BD">
        <w:t>in eine</w:t>
      </w:r>
      <w:ins w:id="75" w:author="Macrì Francesco BJ" w:date="2026-04-15T06:58:00Z" w16du:dateUtc="2026-04-15T04:58:00Z">
        <w:r w:rsidR="00556542">
          <w:t>m</w:t>
        </w:r>
      </w:ins>
      <w:del w:id="76" w:author="Macrì Francesco BJ" w:date="2026-04-15T06:58:00Z" w16du:dateUtc="2026-04-15T04:58:00Z">
        <w:r w:rsidR="00B161BD" w:rsidDel="00556542">
          <w:delText>r</w:delText>
        </w:r>
      </w:del>
      <w:r w:rsidR="00B161BD">
        <w:t xml:space="preserve"> Desktop und Mobiltelefon-Variante </w:t>
      </w:r>
      <w:r>
        <w:t xml:space="preserve">angefügt. </w:t>
      </w:r>
    </w:p>
    <w:p w14:paraId="6FDE240A" w14:textId="42C4AB61" w:rsidR="00A62EF9" w:rsidRDefault="00A62EF9" w:rsidP="006B7307">
      <w:pPr>
        <w:pStyle w:val="berschrift3"/>
      </w:pPr>
      <w:bookmarkStart w:id="77" w:name="_Toc195772272"/>
      <w:r w:rsidRPr="00A62EF9">
        <w:t xml:space="preserve">Suchresultat und </w:t>
      </w:r>
      <w:r w:rsidR="00C70C48">
        <w:t>Details anzeigen</w:t>
      </w:r>
      <w:bookmarkEnd w:id="77"/>
    </w:p>
    <w:p w14:paraId="571387AE" w14:textId="37168B6A" w:rsidR="006B7307" w:rsidRDefault="006B7307" w:rsidP="006B7307">
      <w:r>
        <w:t>Ist ein Grundstück ausgewählt wird dies entsprechend angezeigt</w:t>
      </w:r>
      <w:r w:rsidR="00B161BD">
        <w:t>.</w:t>
      </w:r>
      <w:r>
        <w:t xml:space="preserve"> </w:t>
      </w:r>
      <w:r w:rsidR="009E719F" w:rsidRPr="009E719F">
        <w:t xml:space="preserve">Falls das gewählte Grundstück mehrere Objekte enthält, werden diese in einer Liste angezeigt. </w:t>
      </w:r>
      <w:r>
        <w:t xml:space="preserve">Folgende Optionen stehen zur Verfügung: </w:t>
      </w:r>
    </w:p>
    <w:p w14:paraId="2348F55B" w14:textId="77777777" w:rsidR="006B7307" w:rsidRDefault="006B7307" w:rsidP="00CB02BD">
      <w:pPr>
        <w:pStyle w:val="Listenabsatz"/>
        <w:numPr>
          <w:ilvl w:val="0"/>
          <w:numId w:val="4"/>
        </w:numPr>
        <w:tabs>
          <w:tab w:val="left" w:pos="426"/>
        </w:tabs>
      </w:pPr>
      <w:r w:rsidRPr="00DD06DB">
        <w:t>Grundstückinformation</w:t>
      </w:r>
    </w:p>
    <w:p w14:paraId="40F9610D" w14:textId="77777777" w:rsidR="006B7307" w:rsidRDefault="006B7307" w:rsidP="00CB02BD">
      <w:pPr>
        <w:pStyle w:val="Liste2"/>
      </w:pPr>
      <w:r>
        <w:t xml:space="preserve">Option 1: </w:t>
      </w:r>
      <w:r w:rsidRPr="00DD06DB">
        <w:t>Grundstückinformation ohne Eigentumsauskunft</w:t>
      </w:r>
    </w:p>
    <w:p w14:paraId="3A0D0405" w14:textId="77777777" w:rsidR="006B7307" w:rsidRDefault="006B7307" w:rsidP="00CB02BD">
      <w:pPr>
        <w:pStyle w:val="Liste2"/>
      </w:pPr>
      <w:r>
        <w:t xml:space="preserve">Option 2: </w:t>
      </w:r>
      <w:r w:rsidRPr="00DD06DB">
        <w:t>Grundstückinformation mit Eigentumsauskunft</w:t>
      </w:r>
    </w:p>
    <w:p w14:paraId="5587BC68" w14:textId="22F4E2CC" w:rsidR="006B7307" w:rsidRDefault="006B7307" w:rsidP="006B7307">
      <w:r>
        <w:t>Über den Aktionsbutton «</w:t>
      </w:r>
      <w:r w:rsidR="00A62EF9">
        <w:t>Details anzeigen</w:t>
      </w:r>
      <w:r>
        <w:t>»</w:t>
      </w:r>
      <w:r w:rsidR="00A62EF9">
        <w:t xml:space="preserve"> gelangt der Benutzer auf eine Detailseite zum </w:t>
      </w:r>
      <w:r w:rsidR="009E719F">
        <w:t xml:space="preserve">ausgewählten </w:t>
      </w:r>
      <w:r w:rsidR="00A62EF9">
        <w:t>Grundstück</w:t>
      </w:r>
    </w:p>
    <w:p w14:paraId="5353CBF4" w14:textId="2AAA7E1D" w:rsidR="006B7307" w:rsidRDefault="009941EB" w:rsidP="006B7307">
      <w:r>
        <w:t>Der</w:t>
      </w:r>
      <w:r w:rsidR="006B7307">
        <w:t xml:space="preserve"> Beispielscreen </w:t>
      </w:r>
      <w:r w:rsidR="00A62EF9">
        <w:t>«</w:t>
      </w:r>
      <w:r w:rsidRPr="009941EB">
        <w:t>B.2 Suchresultat und Details anzeigen</w:t>
      </w:r>
      <w:r w:rsidR="00A62EF9">
        <w:t>»</w:t>
      </w:r>
      <w:r w:rsidR="006B7307">
        <w:t xml:space="preserve"> ist </w:t>
      </w:r>
      <w:r w:rsidR="00B161BD">
        <w:t>im</w:t>
      </w:r>
      <w:r w:rsidR="006B7307">
        <w:t xml:space="preserve"> </w:t>
      </w:r>
      <w:r w:rsidR="006B7307">
        <w:fldChar w:fldCharType="begin"/>
      </w:r>
      <w:r w:rsidR="006B7307">
        <w:instrText xml:space="preserve"> REF _Ref195711872 \r \h </w:instrText>
      </w:r>
      <w:r w:rsidR="006B7307">
        <w:fldChar w:fldCharType="separate"/>
      </w:r>
      <w:r w:rsidR="006A0C55">
        <w:t>Anhang B</w:t>
      </w:r>
      <w:r w:rsidR="006B7307">
        <w:fldChar w:fldCharType="end"/>
      </w:r>
      <w:r w:rsidR="006B7307">
        <w:t xml:space="preserve"> </w:t>
      </w:r>
      <w:r w:rsidR="00B161BD">
        <w:t xml:space="preserve">in einer Desktop- und Mobiltelefon-Variante </w:t>
      </w:r>
      <w:r w:rsidR="006B7307">
        <w:t>angefügt.</w:t>
      </w:r>
    </w:p>
    <w:p w14:paraId="3D961B89" w14:textId="49E0200E" w:rsidR="00A62EF9" w:rsidRDefault="00A62EF9" w:rsidP="00A62EF9">
      <w:pPr>
        <w:pStyle w:val="berschrift3"/>
      </w:pPr>
      <w:bookmarkStart w:id="78" w:name="_Toc195772273"/>
      <w:r>
        <w:lastRenderedPageBreak/>
        <w:t>Detailansicht</w:t>
      </w:r>
      <w:bookmarkEnd w:id="78"/>
      <w:r>
        <w:t xml:space="preserve"> </w:t>
      </w:r>
    </w:p>
    <w:p w14:paraId="5529D9DC" w14:textId="2FE56A92" w:rsidR="00A62EF9" w:rsidRDefault="009E719F" w:rsidP="004001E8">
      <w:r w:rsidRPr="009E719F">
        <w:t>Zur besseren Übersicht sind die verfügbaren Bereiche des Grundstücks initial eingeklappt, sodass der Benutzer auf einen Blick erkennen kann, welche Bereiche zur Verfügung</w:t>
      </w:r>
      <w:r>
        <w:t xml:space="preserve">. Dies ist in </w:t>
      </w:r>
      <w:r>
        <w:fldChar w:fldCharType="begin"/>
      </w:r>
      <w:r>
        <w:instrText xml:space="preserve"> REF _Ref195783309 \h </w:instrText>
      </w:r>
      <w:r>
        <w:fldChar w:fldCharType="separate"/>
      </w:r>
      <w:r>
        <w:t xml:space="preserve">Abbildung </w:t>
      </w:r>
      <w:r>
        <w:rPr>
          <w:noProof/>
        </w:rPr>
        <w:t>4</w:t>
      </w:r>
      <w:r>
        <w:fldChar w:fldCharType="end"/>
      </w:r>
      <w:r>
        <w:t xml:space="preserve"> ersichtlich </w:t>
      </w:r>
    </w:p>
    <w:p w14:paraId="27050812" w14:textId="6EC67994" w:rsidR="00A62EF9" w:rsidRDefault="00481FCF" w:rsidP="001E5C5C">
      <w:pPr>
        <w:jc w:val="center"/>
      </w:pPr>
      <w:r w:rsidRPr="00481FCF">
        <w:rPr>
          <w:noProof/>
        </w:rPr>
        <w:drawing>
          <wp:inline distT="0" distB="0" distL="0" distR="0" wp14:anchorId="4F330D63" wp14:editId="7BDDDF93">
            <wp:extent cx="5792680" cy="4963886"/>
            <wp:effectExtent l="38100" t="38100" r="93980" b="103505"/>
            <wp:docPr id="1033950188" name="Grafik 1" descr="Ein Bild, das Text, Karte, Screensho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50188" name="Grafik 1" descr="Ein Bild, das Text, Karte, Screenshot, Diagramm enthält.&#10;&#10;KI-generierte Inhalte können fehlerhaft sein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5926" cy="5000944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8407F6" w14:textId="550102D7" w:rsidR="001E5C5C" w:rsidRPr="001E5C5C" w:rsidRDefault="00481FCF" w:rsidP="00B161BD">
      <w:pPr>
        <w:pStyle w:val="Beschriftung"/>
      </w:pPr>
      <w:bookmarkStart w:id="79" w:name="_Ref195783309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6A0C55">
        <w:rPr>
          <w:noProof/>
        </w:rPr>
        <w:t>4</w:t>
      </w:r>
      <w:r>
        <w:fldChar w:fldCharType="end"/>
      </w:r>
      <w:bookmarkEnd w:id="79"/>
      <w:r>
        <w:t>: Detailansicht</w:t>
      </w:r>
    </w:p>
    <w:p w14:paraId="0B261B4F" w14:textId="245B0019" w:rsidR="00A62EF9" w:rsidRDefault="00481FCF" w:rsidP="004001E8">
      <w:r>
        <w:t>Der komplette</w:t>
      </w:r>
      <w:r w:rsidR="00D47989">
        <w:t xml:space="preserve"> zugeklappte</w:t>
      </w:r>
      <w:r>
        <w:t xml:space="preserve"> </w:t>
      </w:r>
      <w:r w:rsidR="00C70C48">
        <w:t>Beispielscreen</w:t>
      </w:r>
      <w:r w:rsidR="003F45AC">
        <w:t xml:space="preserve"> «</w:t>
      </w:r>
      <w:r w:rsidR="00B161BD" w:rsidRPr="00B161BD">
        <w:t>B.3 Detailansicht zugeklappt</w:t>
      </w:r>
      <w:r w:rsidR="003F45AC">
        <w:t>»</w:t>
      </w:r>
      <w:r w:rsidR="00C70C48">
        <w:t xml:space="preserve"> </w:t>
      </w:r>
      <w:r>
        <w:t xml:space="preserve">ist in </w:t>
      </w:r>
      <w:r>
        <w:fldChar w:fldCharType="begin"/>
      </w:r>
      <w:r>
        <w:instrText xml:space="preserve"> REF _Ref195711872 \r \h </w:instrText>
      </w:r>
      <w:r>
        <w:fldChar w:fldCharType="separate"/>
      </w:r>
      <w:r w:rsidR="006A0C55">
        <w:t>Anhang B</w:t>
      </w:r>
      <w:r>
        <w:fldChar w:fldCharType="end"/>
      </w:r>
      <w:r>
        <w:t xml:space="preserve"> </w:t>
      </w:r>
      <w:r w:rsidR="003F45AC">
        <w:t>in einer Desktop</w:t>
      </w:r>
      <w:r w:rsidR="00B161BD">
        <w:t>-</w:t>
      </w:r>
      <w:r w:rsidR="003F45AC">
        <w:t xml:space="preserve"> und Mobiltelefon-Variante </w:t>
      </w:r>
      <w:r>
        <w:t>angefügt</w:t>
      </w:r>
      <w:r w:rsidR="00D47989">
        <w:t xml:space="preserve">. </w:t>
      </w:r>
    </w:p>
    <w:bookmarkEnd w:id="73"/>
    <w:p w14:paraId="798E89B7" w14:textId="32466CD9" w:rsidR="00D47989" w:rsidRDefault="00481FCF" w:rsidP="00D47989">
      <w:pPr>
        <w:jc w:val="both"/>
      </w:pPr>
      <w:r>
        <w:t xml:space="preserve">Die einzelnen Bereiche können einzeln oder alle zusammen aufgeklappt werden. Die spezifischen Informationen werden in Tabellen dargestellt. </w:t>
      </w:r>
      <w:r w:rsidR="00D47989">
        <w:t xml:space="preserve">Bei Tabellen wird jeweils von Layout darauf geachtet, dass sich die Beschriftung von dem eigentlichen Inhalt abhebt. In den Bespielscreens wird dies durch unterschiedliche Farbe realisiert. </w:t>
      </w:r>
    </w:p>
    <w:p w14:paraId="46AA5803" w14:textId="3B2CAF6F" w:rsidR="00C7797B" w:rsidRDefault="00C7797B" w:rsidP="00D47989">
      <w:pPr>
        <w:jc w:val="both"/>
      </w:pPr>
      <w:r>
        <w:t>In den einzelnen Teilbereichen gibt es die Möglichkeit</w:t>
      </w:r>
      <w:r w:rsidR="009E719F">
        <w:t>,</w:t>
      </w:r>
      <w:r>
        <w:t xml:space="preserve"> sich verschiedene Zusatzinformationen einzublenden. Dies </w:t>
      </w:r>
      <w:r w:rsidR="009E719F">
        <w:t>wird</w:t>
      </w:r>
      <w:r>
        <w:t xml:space="preserve"> am Beispiel Grundstückbeschreibung</w:t>
      </w:r>
      <w:r w:rsidR="009E719F">
        <w:t xml:space="preserve"> illustriert</w:t>
      </w:r>
      <w:r>
        <w:t>, welche</w:t>
      </w:r>
      <w:r w:rsidR="009E719F">
        <w:t>s</w:t>
      </w:r>
      <w:r>
        <w:t xml:space="preserve"> in </w:t>
      </w:r>
      <w:r>
        <w:fldChar w:fldCharType="begin"/>
      </w:r>
      <w:r>
        <w:instrText xml:space="preserve"> REF _Ref195715501 \h </w:instrText>
      </w:r>
      <w:r>
        <w:fldChar w:fldCharType="separate"/>
      </w:r>
      <w:r w:rsidR="006A0C55">
        <w:t xml:space="preserve">Abbildung </w:t>
      </w:r>
      <w:r w:rsidR="006A0C55">
        <w:rPr>
          <w:noProof/>
        </w:rPr>
        <w:t>5</w:t>
      </w:r>
      <w:r>
        <w:fldChar w:fldCharType="end"/>
      </w:r>
      <w:r>
        <w:t xml:space="preserve"> aufgeführt</w:t>
      </w:r>
      <w:r w:rsidR="009E719F">
        <w:t xml:space="preserve"> ist. </w:t>
      </w:r>
    </w:p>
    <w:p w14:paraId="195F07F9" w14:textId="636E394F" w:rsidR="00C7797B" w:rsidRDefault="00C7797B" w:rsidP="00C7797B">
      <w:pPr>
        <w:jc w:val="center"/>
      </w:pPr>
      <w:r w:rsidRPr="00C7797B">
        <w:rPr>
          <w:noProof/>
        </w:rPr>
        <w:lastRenderedPageBreak/>
        <w:drawing>
          <wp:inline distT="0" distB="0" distL="0" distR="0" wp14:anchorId="169964FB" wp14:editId="7A777009">
            <wp:extent cx="5573488" cy="3701143"/>
            <wp:effectExtent l="38100" t="38100" r="103505" b="90170"/>
            <wp:docPr id="1664650604" name="Grafik 1" descr="Ein Bild, das Text, Diagramm, Screenshot, Kar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50604" name="Grafik 1" descr="Ein Bild, das Text, Diagramm, Screenshot, Karte enthält.&#10;&#10;KI-generierte Inhalte können fehlerhaft sein."/>
                    <pic:cNvPicPr/>
                  </pic:nvPicPr>
                  <pic:blipFill rotWithShape="1">
                    <a:blip r:embed="rId34"/>
                    <a:srcRect t="-5051" b="-4542"/>
                    <a:stretch/>
                  </pic:blipFill>
                  <pic:spPr bwMode="auto">
                    <a:xfrm>
                      <a:off x="0" y="0"/>
                      <a:ext cx="5617502" cy="3730371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CD75E" w14:textId="40EB395F" w:rsidR="00C7797B" w:rsidRDefault="00C7797B" w:rsidP="00C7797B">
      <w:pPr>
        <w:pStyle w:val="Beschriftung"/>
      </w:pPr>
      <w:bookmarkStart w:id="80" w:name="_Ref195715501"/>
      <w:bookmarkStart w:id="81" w:name="_Ref195715493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6A0C55">
        <w:rPr>
          <w:noProof/>
        </w:rPr>
        <w:t>5</w:t>
      </w:r>
      <w:r>
        <w:fldChar w:fldCharType="end"/>
      </w:r>
      <w:bookmarkEnd w:id="80"/>
      <w:r>
        <w:t>: Grundstückbeschreibung</w:t>
      </w:r>
      <w:bookmarkEnd w:id="81"/>
      <w:r>
        <w:t xml:space="preserve"> </w:t>
      </w:r>
    </w:p>
    <w:p w14:paraId="42BB3315" w14:textId="193047F2" w:rsidR="00C7797B" w:rsidRDefault="00C7797B" w:rsidP="00D47989">
      <w:pPr>
        <w:jc w:val="both"/>
      </w:pPr>
      <w:r>
        <w:t>Über d</w:t>
      </w:r>
      <w:r w:rsidR="009E719F">
        <w:t>as</w:t>
      </w:r>
      <w:r>
        <w:t xml:space="preserve"> </w:t>
      </w:r>
      <w:r w:rsidR="009E719F">
        <w:t xml:space="preserve">Informations-Icon </w:t>
      </w:r>
      <w:r>
        <w:t xml:space="preserve">kann ein Hinweistext angezeigt werden, um was es sich beim Block handelt. Die konkreten Textvorschläge können dem Kapitel </w:t>
      </w:r>
      <w:r>
        <w:fldChar w:fldCharType="begin"/>
      </w:r>
      <w:r>
        <w:instrText xml:space="preserve"> REF _Ref195715650 \r \h </w:instrText>
      </w:r>
      <w:r>
        <w:fldChar w:fldCharType="separate"/>
      </w:r>
      <w:r w:rsidR="006A0C55">
        <w:t>2.3</w:t>
      </w:r>
      <w:r>
        <w:fldChar w:fldCharType="end"/>
      </w:r>
      <w:r>
        <w:t xml:space="preserve"> entnommen werden. </w:t>
      </w:r>
      <w:r w:rsidR="009E719F" w:rsidRPr="009E719F">
        <w:t>Weiter können über den Link “Zuständige Stelle für die Grundstückbeschreibung einblenden”</w:t>
      </w:r>
      <w:r w:rsidR="006C221F">
        <w:t xml:space="preserve"> die zuständigen Stellen </w:t>
      </w:r>
      <w:r w:rsidR="009E719F">
        <w:t>angezeigt</w:t>
      </w:r>
      <w:r w:rsidR="006C221F">
        <w:t xml:space="preserve"> werden. Kapitel</w:t>
      </w:r>
      <w:r>
        <w:t xml:space="preserve"> </w:t>
      </w:r>
      <w:r>
        <w:fldChar w:fldCharType="begin"/>
      </w:r>
      <w:r>
        <w:instrText xml:space="preserve"> REF _Ref195715652 \r \h </w:instrText>
      </w:r>
      <w:r>
        <w:fldChar w:fldCharType="separate"/>
      </w:r>
      <w:r w:rsidR="006A0C55">
        <w:t>2.4</w:t>
      </w:r>
      <w:r>
        <w:fldChar w:fldCharType="end"/>
      </w:r>
      <w:r w:rsidR="006C221F" w:rsidRPr="006C221F">
        <w:t xml:space="preserve"> </w:t>
      </w:r>
      <w:r w:rsidR="006C221F">
        <w:t>zeigt auf</w:t>
      </w:r>
      <w:r w:rsidR="00B161BD">
        <w:t>,</w:t>
      </w:r>
      <w:r w:rsidR="006C221F">
        <w:t xml:space="preserve"> wer dies pro Bereich sein soll. Wie dies grafisch umgesetzt werden kann zeigt </w:t>
      </w:r>
      <w:r w:rsidR="006C221F">
        <w:fldChar w:fldCharType="begin"/>
      </w:r>
      <w:r w:rsidR="006C221F">
        <w:instrText xml:space="preserve"> REF _Ref195715893 \h </w:instrText>
      </w:r>
      <w:r w:rsidR="006C221F">
        <w:fldChar w:fldCharType="separate"/>
      </w:r>
      <w:r w:rsidR="006A0C55">
        <w:t xml:space="preserve">Abbildung </w:t>
      </w:r>
      <w:r w:rsidR="006A0C55">
        <w:rPr>
          <w:noProof/>
        </w:rPr>
        <w:t>6</w:t>
      </w:r>
      <w:r w:rsidR="006C221F">
        <w:fldChar w:fldCharType="end"/>
      </w:r>
      <w:r w:rsidR="006C221F">
        <w:t>.</w:t>
      </w:r>
    </w:p>
    <w:p w14:paraId="493DE532" w14:textId="3B940565" w:rsidR="00481FCF" w:rsidRDefault="006C221F" w:rsidP="00574D91">
      <w:pPr>
        <w:jc w:val="both"/>
      </w:pPr>
      <w:r w:rsidRPr="006C221F">
        <w:rPr>
          <w:noProof/>
        </w:rPr>
        <w:drawing>
          <wp:inline distT="0" distB="0" distL="0" distR="0" wp14:anchorId="389FD9E5" wp14:editId="279F422A">
            <wp:extent cx="5699129" cy="2715985"/>
            <wp:effectExtent l="38100" t="38100" r="92075" b="103505"/>
            <wp:docPr id="288025299" name="Grafik 1" descr="Ein Bild, das Text, Diagramm, Kart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25299" name="Grafik 1" descr="Ein Bild, das Text, Diagramm, Karte, Screenshot enthält.&#10;&#10;KI-generierte Inhalte können fehlerhaft sein."/>
                    <pic:cNvPicPr/>
                  </pic:nvPicPr>
                  <pic:blipFill rotWithShape="1">
                    <a:blip r:embed="rId35"/>
                    <a:srcRect t="36612" b="-3722"/>
                    <a:stretch/>
                  </pic:blipFill>
                  <pic:spPr bwMode="auto">
                    <a:xfrm>
                      <a:off x="0" y="0"/>
                      <a:ext cx="5749303" cy="2739896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1D655" w14:textId="3A235C8A" w:rsidR="006C221F" w:rsidRDefault="006C221F" w:rsidP="006C221F">
      <w:pPr>
        <w:pStyle w:val="Beschriftung"/>
      </w:pPr>
      <w:bookmarkStart w:id="82" w:name="_Ref195715893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6A0C55">
        <w:rPr>
          <w:noProof/>
        </w:rPr>
        <w:t>6</w:t>
      </w:r>
      <w:r>
        <w:fldChar w:fldCharType="end"/>
      </w:r>
      <w:bookmarkEnd w:id="82"/>
      <w:r>
        <w:t xml:space="preserve">: Zuständige Stelle ausgeklappt </w:t>
      </w:r>
    </w:p>
    <w:p w14:paraId="547BF20E" w14:textId="0E627AFA" w:rsidR="006C221F" w:rsidRDefault="006C221F" w:rsidP="00B161BD">
      <w:pPr>
        <w:spacing w:before="0" w:after="260" w:line="260" w:lineRule="atLeast"/>
      </w:pPr>
      <w:r>
        <w:br w:type="page"/>
      </w:r>
      <w:r>
        <w:lastRenderedPageBreak/>
        <w:t xml:space="preserve">In der mobilen Version der Webseite werden die Informationen aus der Tabelle jeweils untereinander dargestellt. </w:t>
      </w:r>
      <w:r>
        <w:fldChar w:fldCharType="begin"/>
      </w:r>
      <w:r>
        <w:instrText xml:space="preserve"> REF _Ref195716337 \h </w:instrText>
      </w:r>
      <w:r>
        <w:fldChar w:fldCharType="separate"/>
      </w:r>
      <w:r w:rsidR="006A0C55">
        <w:t xml:space="preserve">Abbildung </w:t>
      </w:r>
      <w:r w:rsidR="006A0C55">
        <w:rPr>
          <w:noProof/>
        </w:rPr>
        <w:t>7</w:t>
      </w:r>
      <w:r>
        <w:fldChar w:fldCharType="end"/>
      </w:r>
      <w:r>
        <w:t xml:space="preserve"> zeigt wie dies beispielhaft für die Bereiche Übersicht und Grundstücksbeschreibung aussieht. </w:t>
      </w:r>
    </w:p>
    <w:p w14:paraId="747F6E75" w14:textId="1C2226E3" w:rsidR="006C221F" w:rsidRDefault="006C221F" w:rsidP="006C221F">
      <w:pPr>
        <w:jc w:val="center"/>
        <w:rPr>
          <w:noProof/>
        </w:rPr>
      </w:pPr>
      <w:r w:rsidRPr="006C221F">
        <w:rPr>
          <w:noProof/>
        </w:rPr>
        <w:drawing>
          <wp:inline distT="0" distB="0" distL="0" distR="0" wp14:anchorId="20D23E35" wp14:editId="34BE3164">
            <wp:extent cx="2481943" cy="4586330"/>
            <wp:effectExtent l="38100" t="38100" r="90170" b="100330"/>
            <wp:docPr id="54980527" name="Grafik 1" descr="Ein Bild, das Text, Karte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0527" name="Grafik 1" descr="Ein Bild, das Text, Karte, Diagramm enthält.&#10;&#10;KI-generierte Inhalte können fehlerhaft sein."/>
                    <pic:cNvPicPr/>
                  </pic:nvPicPr>
                  <pic:blipFill rotWithShape="1">
                    <a:blip r:embed="rId36"/>
                    <a:srcRect l="-15662" r="-12685"/>
                    <a:stretch/>
                  </pic:blipFill>
                  <pic:spPr bwMode="auto">
                    <a:xfrm>
                      <a:off x="0" y="0"/>
                      <a:ext cx="2493531" cy="4607743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 w:rsidRPr="006C221F">
        <w:rPr>
          <w:noProof/>
        </w:rPr>
        <w:drawing>
          <wp:inline distT="0" distB="0" distL="0" distR="0" wp14:anchorId="1F65AC4E" wp14:editId="319D5EB6">
            <wp:extent cx="2645228" cy="4535418"/>
            <wp:effectExtent l="38100" t="38100" r="98425" b="93980"/>
            <wp:docPr id="998437259" name="Grafik 1" descr="Ein Bild, das Text, Karte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37259" name="Grafik 1" descr="Ein Bild, das Text, Karte, Diagramm enthält.&#10;&#10;KI-generierte Inhalte können fehlerhaft sein."/>
                    <pic:cNvPicPr/>
                  </pic:nvPicPr>
                  <pic:blipFill rotWithShape="1">
                    <a:blip r:embed="rId37"/>
                    <a:srcRect l="-12515" r="-12396"/>
                    <a:stretch/>
                  </pic:blipFill>
                  <pic:spPr bwMode="auto">
                    <a:xfrm>
                      <a:off x="0" y="0"/>
                      <a:ext cx="2698228" cy="4626290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D9C95" w14:textId="18E55050" w:rsidR="006C221F" w:rsidRDefault="006C221F" w:rsidP="006C221F">
      <w:pPr>
        <w:pStyle w:val="Beschriftung"/>
      </w:pPr>
      <w:bookmarkStart w:id="83" w:name="_Ref195716337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6A0C55">
        <w:rPr>
          <w:noProof/>
        </w:rPr>
        <w:t>7</w:t>
      </w:r>
      <w:r>
        <w:fldChar w:fldCharType="end"/>
      </w:r>
      <w:bookmarkEnd w:id="83"/>
      <w:r>
        <w:t xml:space="preserve">: Zuständige Stelle ausgeklappt </w:t>
      </w:r>
    </w:p>
    <w:p w14:paraId="4C336103" w14:textId="75DFAB09" w:rsidR="006C221F" w:rsidRDefault="006C221F" w:rsidP="00574D91">
      <w:pPr>
        <w:jc w:val="both"/>
      </w:pPr>
      <w:r>
        <w:t>Die komplette Ansicht de</w:t>
      </w:r>
      <w:r w:rsidR="00B161BD">
        <w:t>s</w:t>
      </w:r>
      <w:r>
        <w:t xml:space="preserve"> Beispielscreen</w:t>
      </w:r>
      <w:r w:rsidR="00B161BD">
        <w:t xml:space="preserve">s </w:t>
      </w:r>
      <w:r w:rsidR="003F45AC">
        <w:t>«</w:t>
      </w:r>
      <w:r w:rsidR="00B161BD" w:rsidRPr="00B161BD">
        <w:t>B.4 Detailansicht ausgeklappt</w:t>
      </w:r>
      <w:r w:rsidR="003F45AC">
        <w:t xml:space="preserve">» </w:t>
      </w:r>
      <w:r>
        <w:t xml:space="preserve">ist im </w:t>
      </w:r>
      <w:r>
        <w:fldChar w:fldCharType="begin"/>
      </w:r>
      <w:r>
        <w:instrText xml:space="preserve"> REF _Ref195711872 \r \h </w:instrText>
      </w:r>
      <w:r>
        <w:fldChar w:fldCharType="separate"/>
      </w:r>
      <w:r w:rsidR="006A0C55">
        <w:t>Anhang B</w:t>
      </w:r>
      <w:r>
        <w:fldChar w:fldCharType="end"/>
      </w:r>
      <w:r>
        <w:t xml:space="preserve"> </w:t>
      </w:r>
      <w:r w:rsidR="003F45AC">
        <w:t>in einer Desktop</w:t>
      </w:r>
      <w:r w:rsidR="00B161BD">
        <w:t>-</w:t>
      </w:r>
      <w:r w:rsidR="003F45AC">
        <w:t xml:space="preserve"> und Mobiltelefon-Variante </w:t>
      </w:r>
      <w:r>
        <w:t xml:space="preserve">zu finden. </w:t>
      </w:r>
    </w:p>
    <w:p w14:paraId="29E905F0" w14:textId="630AF41F" w:rsidR="003F45AC" w:rsidRDefault="009E719F" w:rsidP="00574D91">
      <w:pPr>
        <w:jc w:val="both"/>
      </w:pPr>
      <w:r w:rsidRPr="009E719F">
        <w:t xml:space="preserve">Falls technisch möglich, kann dem Benutzer, die Möglichkeit geboten werden, sich im Nachgang </w:t>
      </w:r>
      <w:r>
        <w:t>für die Eigentumsauskunft</w:t>
      </w:r>
      <w:r w:rsidRPr="009E719F">
        <w:t xml:space="preserve"> zu authentifizieren</w:t>
      </w:r>
      <w:r w:rsidR="003F45AC">
        <w:t xml:space="preserve">. In </w:t>
      </w:r>
      <w:r w:rsidR="003F45AC">
        <w:fldChar w:fldCharType="begin"/>
      </w:r>
      <w:r w:rsidR="003F45AC">
        <w:instrText xml:space="preserve"> REF _Ref195716710 \h </w:instrText>
      </w:r>
      <w:r w:rsidR="003F45AC">
        <w:fldChar w:fldCharType="separate"/>
      </w:r>
      <w:r w:rsidR="006A0C55">
        <w:t xml:space="preserve">Abbildung </w:t>
      </w:r>
      <w:r w:rsidR="006A0C55">
        <w:rPr>
          <w:noProof/>
        </w:rPr>
        <w:t>8</w:t>
      </w:r>
      <w:r w:rsidR="003F45AC">
        <w:fldChar w:fldCharType="end"/>
      </w:r>
      <w:r w:rsidR="003F45AC">
        <w:t xml:space="preserve"> ein </w:t>
      </w:r>
      <w:r w:rsidR="00B161BD">
        <w:t>Bespiel,</w:t>
      </w:r>
      <w:r w:rsidR="003F45AC">
        <w:t xml:space="preserve"> wie das aussehen kann: </w:t>
      </w:r>
    </w:p>
    <w:p w14:paraId="477EA0DB" w14:textId="1FA2A5B3" w:rsidR="003F45AC" w:rsidRDefault="003F45AC" w:rsidP="00574D91">
      <w:pPr>
        <w:jc w:val="both"/>
      </w:pPr>
      <w:r w:rsidRPr="003F45AC">
        <w:rPr>
          <w:noProof/>
        </w:rPr>
        <w:drawing>
          <wp:inline distT="0" distB="0" distL="0" distR="0" wp14:anchorId="3DBB745B" wp14:editId="65036F69">
            <wp:extent cx="5796280" cy="1431472"/>
            <wp:effectExtent l="38100" t="38100" r="90170" b="92710"/>
            <wp:docPr id="460568417" name="Grafik 1" descr="Ein Bild, das Text, Schrift, Screensho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68417" name="Grafik 1" descr="Ein Bild, das Text, Schrift, Screenshot, Algebra enthält.&#10;&#10;KI-generierte Inhalte können fehlerhaft sein."/>
                    <pic:cNvPicPr/>
                  </pic:nvPicPr>
                  <pic:blipFill rotWithShape="1">
                    <a:blip r:embed="rId38"/>
                    <a:srcRect t="-9810" b="-13041"/>
                    <a:stretch/>
                  </pic:blipFill>
                  <pic:spPr bwMode="auto">
                    <a:xfrm>
                      <a:off x="0" y="0"/>
                      <a:ext cx="5796280" cy="1431472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90CB6" w14:textId="53D6D591" w:rsidR="003F45AC" w:rsidRDefault="003F45AC" w:rsidP="003F45AC">
      <w:pPr>
        <w:pStyle w:val="Beschriftung"/>
      </w:pPr>
      <w:bookmarkStart w:id="84" w:name="_Ref195716710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6A0C55">
        <w:rPr>
          <w:noProof/>
        </w:rPr>
        <w:t>8</w:t>
      </w:r>
      <w:r>
        <w:fldChar w:fldCharType="end"/>
      </w:r>
      <w:bookmarkEnd w:id="84"/>
      <w:r>
        <w:t>: Authentifizierung im Nachhinein starten</w:t>
      </w:r>
    </w:p>
    <w:p w14:paraId="651CC7BB" w14:textId="41ACF0A0" w:rsidR="003F45AC" w:rsidRDefault="003F45AC" w:rsidP="00574D91">
      <w:pPr>
        <w:jc w:val="both"/>
      </w:pPr>
      <w:r>
        <w:lastRenderedPageBreak/>
        <w:t xml:space="preserve">Falls eine Aktion im System etwas länger </w:t>
      </w:r>
      <w:r w:rsidR="00B161BD">
        <w:t>dauert,</w:t>
      </w:r>
      <w:r>
        <w:t xml:space="preserve"> ist es zudem wichtig</w:t>
      </w:r>
      <w:r w:rsidR="009E719F">
        <w:t>,</w:t>
      </w:r>
      <w:r>
        <w:t xml:space="preserve"> dem Benutzer dies mitzuteilen. Dies </w:t>
      </w:r>
      <w:r w:rsidR="00B161BD">
        <w:t>kann</w:t>
      </w:r>
      <w:r>
        <w:t xml:space="preserve"> </w:t>
      </w:r>
      <w:r w:rsidR="006A0C55">
        <w:t>über ein Popup-Bildschirm</w:t>
      </w:r>
      <w:r>
        <w:t xml:space="preserve"> oder über einen Overlay gelöst werden. </w:t>
      </w:r>
      <w:r w:rsidR="006A0C55">
        <w:fldChar w:fldCharType="begin"/>
      </w:r>
      <w:r w:rsidR="006A0C55">
        <w:instrText xml:space="preserve"> REF _Ref195772246 \h </w:instrText>
      </w:r>
      <w:r w:rsidR="006A0C55">
        <w:fldChar w:fldCharType="separate"/>
      </w:r>
      <w:r w:rsidR="006A0C55">
        <w:t xml:space="preserve">Abbildung </w:t>
      </w:r>
      <w:r w:rsidR="006A0C55">
        <w:rPr>
          <w:noProof/>
        </w:rPr>
        <w:t>9</w:t>
      </w:r>
      <w:r w:rsidR="006A0C55">
        <w:fldChar w:fldCharType="end"/>
      </w:r>
      <w:r w:rsidR="006A0C55">
        <w:t xml:space="preserve"> </w:t>
      </w:r>
      <w:r>
        <w:t>zeigt dies auf:</w:t>
      </w:r>
    </w:p>
    <w:p w14:paraId="04F285A6" w14:textId="6E032641" w:rsidR="006A0C55" w:rsidRDefault="006A0C55" w:rsidP="006A0C55">
      <w:pPr>
        <w:jc w:val="center"/>
      </w:pPr>
      <w:r w:rsidRPr="003F45AC">
        <w:rPr>
          <w:noProof/>
        </w:rPr>
        <w:drawing>
          <wp:inline distT="0" distB="0" distL="0" distR="0" wp14:anchorId="53679457" wp14:editId="47B2BA8D">
            <wp:extent cx="5110389" cy="2656615"/>
            <wp:effectExtent l="38100" t="38100" r="90805" b="86995"/>
            <wp:docPr id="1010652333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52333" name="Grafik 1" descr="Ein Bild, das Text, Screenshot enthält.&#10;&#10;KI-generierte Inhalte können fehlerhaft sein."/>
                    <pic:cNvPicPr/>
                  </pic:nvPicPr>
                  <pic:blipFill rotWithShape="1">
                    <a:blip r:embed="rId39"/>
                    <a:srcRect l="4132" r="7694"/>
                    <a:stretch/>
                  </pic:blipFill>
                  <pic:spPr bwMode="auto">
                    <a:xfrm>
                      <a:off x="0" y="0"/>
                      <a:ext cx="5110822" cy="2656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98594" w14:textId="4ED66252" w:rsidR="006A0C55" w:rsidRDefault="006A0C55" w:rsidP="006A0C55">
      <w:pPr>
        <w:pStyle w:val="Beschriftung"/>
      </w:pPr>
      <w:bookmarkStart w:id="85" w:name="_Ref195772246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bookmarkEnd w:id="85"/>
      <w:r>
        <w:t>: Benutzer bei längeren Aktionen informieren</w:t>
      </w:r>
    </w:p>
    <w:p w14:paraId="5C3DCE20" w14:textId="77777777" w:rsidR="006A0C55" w:rsidRDefault="006A0C55" w:rsidP="00574D91">
      <w:pPr>
        <w:jc w:val="both"/>
      </w:pPr>
    </w:p>
    <w:p w14:paraId="22BE56C5" w14:textId="77777777" w:rsidR="00481F18" w:rsidRDefault="00111437" w:rsidP="00CE4954">
      <w:pPr>
        <w:pStyle w:val="berschrift1"/>
      </w:pPr>
      <w:bookmarkStart w:id="86" w:name="_Toc158119413"/>
      <w:bookmarkStart w:id="87" w:name="_Toc159407259"/>
      <w:bookmarkStart w:id="88" w:name="_Toc159936821"/>
      <w:bookmarkStart w:id="89" w:name="_Toc160525980"/>
      <w:bookmarkStart w:id="90" w:name="_Toc160526123"/>
      <w:bookmarkStart w:id="91" w:name="_Toc166076775"/>
      <w:bookmarkStart w:id="92" w:name="_Toc195772274"/>
      <w:bookmarkEnd w:id="86"/>
      <w:bookmarkEnd w:id="87"/>
      <w:bookmarkEnd w:id="88"/>
      <w:bookmarkEnd w:id="89"/>
      <w:bookmarkEnd w:id="90"/>
      <w:bookmarkEnd w:id="91"/>
      <w:r>
        <w:lastRenderedPageBreak/>
        <w:t>Inkraftsetzung</w:t>
      </w:r>
      <w:bookmarkEnd w:id="92"/>
    </w:p>
    <w:p w14:paraId="7B1387F9" w14:textId="77777777" w:rsidR="009440DD" w:rsidRDefault="009440DD" w:rsidP="009440DD">
      <w:bookmarkStart w:id="93" w:name="_Hlk144198999"/>
      <w:r w:rsidRPr="00144560">
        <w:t xml:space="preserve">Diese </w:t>
      </w:r>
      <w:r w:rsidR="00B83F7F">
        <w:t>Empfehlung</w:t>
      </w:r>
      <w:r w:rsidRPr="005559EF">
        <w:t xml:space="preserve"> tritt am </w:t>
      </w:r>
      <w:r>
        <w:t xml:space="preserve">1. </w:t>
      </w:r>
      <w:r w:rsidR="00DF62FC">
        <w:t>Januar</w:t>
      </w:r>
      <w:r w:rsidR="000F4FA6">
        <w:t xml:space="preserve"> </w:t>
      </w:r>
      <w:r>
        <w:t>202</w:t>
      </w:r>
      <w:r w:rsidR="00DF62FC">
        <w:t>8</w:t>
      </w:r>
      <w:r w:rsidRPr="005559EF">
        <w:t xml:space="preserve"> in Kraft</w:t>
      </w:r>
      <w:bookmarkStart w:id="94" w:name="_Hlk138842660"/>
      <w:r w:rsidRPr="005559EF">
        <w:t>.</w:t>
      </w:r>
      <w:bookmarkEnd w:id="94"/>
      <w:r w:rsidR="00680282">
        <w:t xml:space="preserve"> </w:t>
      </w:r>
    </w:p>
    <w:p w14:paraId="37545571" w14:textId="77777777" w:rsidR="002F0043" w:rsidRDefault="002F0043" w:rsidP="009440DD"/>
    <w:bookmarkEnd w:id="93"/>
    <w:p w14:paraId="395E9ECD" w14:textId="77777777" w:rsidR="001301E1" w:rsidRDefault="001301E1" w:rsidP="001301E1">
      <w:pPr>
        <w:spacing w:line="240" w:lineRule="auto"/>
        <w:rPr>
          <w:u w:val="single"/>
        </w:rPr>
      </w:pPr>
    </w:p>
    <w:p w14:paraId="7DFEF4A3" w14:textId="77777777" w:rsidR="008F49D2" w:rsidRDefault="008F49D2" w:rsidP="00D34DE5">
      <w:pPr>
        <w:sectPr w:rsidR="008F49D2" w:rsidSect="00D16B34">
          <w:headerReference w:type="even" r:id="rId40"/>
          <w:headerReference w:type="default" r:id="rId41"/>
          <w:headerReference w:type="first" r:id="rId42"/>
          <w:pgSz w:w="11906" w:h="16838" w:code="9"/>
          <w:pgMar w:top="1843" w:right="1077" w:bottom="907" w:left="1701" w:header="709" w:footer="510" w:gutter="0"/>
          <w:cols w:space="708"/>
          <w:docGrid w:linePitch="360"/>
        </w:sectPr>
      </w:pPr>
    </w:p>
    <w:p w14:paraId="38FC0D12" w14:textId="13A90544" w:rsidR="009440DD" w:rsidRPr="00A5459B" w:rsidRDefault="00DF62FC" w:rsidP="009440DD">
      <w:pPr>
        <w:pStyle w:val="Anhang1"/>
      </w:pPr>
      <w:bookmarkStart w:id="95" w:name="_Toc140060510"/>
      <w:bookmarkStart w:id="96" w:name="_Ref195711299"/>
      <w:bookmarkStart w:id="97" w:name="_Toc195772275"/>
      <w:bookmarkStart w:id="98" w:name="_Toc54690120"/>
      <w:r>
        <w:lastRenderedPageBreak/>
        <w:t>B</w:t>
      </w:r>
      <w:r w:rsidR="009440DD">
        <w:t>eispiel</w:t>
      </w:r>
      <w:bookmarkEnd w:id="95"/>
      <w:r w:rsidR="00EA46EF">
        <w:t xml:space="preserve">screens </w:t>
      </w:r>
      <w:r w:rsidR="0085140F">
        <w:t>Cadastre</w:t>
      </w:r>
      <w:bookmarkEnd w:id="96"/>
      <w:bookmarkEnd w:id="97"/>
    </w:p>
    <w:p w14:paraId="4F6C1089" w14:textId="057B3FAD" w:rsidR="00EA46EF" w:rsidRDefault="0085140F" w:rsidP="00EA46EF">
      <w:r>
        <w:t xml:space="preserve">Anhang A enthält Beispielscreens, welche die Benutzerführung für die Webseite </w:t>
      </w:r>
      <w:hyperlink r:id="rId43" w:history="1">
        <w:r w:rsidRPr="00BC699E">
          <w:rPr>
            <w:rStyle w:val="Hyperlink"/>
          </w:rPr>
          <w:t>www.cadastre.ch</w:t>
        </w:r>
      </w:hyperlink>
      <w:r>
        <w:t xml:space="preserve"> illustriert. </w:t>
      </w:r>
      <w:r w:rsidR="006B7307">
        <w:t xml:space="preserve">Das ZIP-File enthält folgende PDFs: </w:t>
      </w:r>
    </w:p>
    <w:p w14:paraId="5F4E110B" w14:textId="33743261" w:rsidR="006B7307" w:rsidRDefault="006B7307" w:rsidP="00CB02BD">
      <w:pPr>
        <w:pStyle w:val="Listenabsatz"/>
        <w:numPr>
          <w:ilvl w:val="0"/>
          <w:numId w:val="4"/>
        </w:numPr>
        <w:tabs>
          <w:tab w:val="left" w:pos="426"/>
        </w:tabs>
      </w:pPr>
      <w:r w:rsidRPr="006B7307">
        <w:t>A.1.1 Startseite (Dektop).pdf</w:t>
      </w:r>
    </w:p>
    <w:p w14:paraId="7EC38D80" w14:textId="5FAF74A8" w:rsidR="006B7307" w:rsidRDefault="006B7307" w:rsidP="00CB02BD">
      <w:pPr>
        <w:pStyle w:val="Listenabsatz"/>
        <w:numPr>
          <w:ilvl w:val="0"/>
          <w:numId w:val="4"/>
        </w:numPr>
        <w:tabs>
          <w:tab w:val="left" w:pos="426"/>
        </w:tabs>
      </w:pPr>
      <w:r w:rsidRPr="006B7307">
        <w:t>A.1.</w:t>
      </w:r>
      <w:r>
        <w:t>2</w:t>
      </w:r>
      <w:r w:rsidRPr="006B7307">
        <w:t xml:space="preserve"> Startseite (Mobiltelefon)</w:t>
      </w:r>
      <w:r>
        <w:t>.pdf</w:t>
      </w:r>
    </w:p>
    <w:p w14:paraId="0C344336" w14:textId="18228BAC" w:rsidR="006B7307" w:rsidRDefault="006B7307" w:rsidP="00CB02BD">
      <w:pPr>
        <w:pStyle w:val="Listenabsatz"/>
        <w:numPr>
          <w:ilvl w:val="0"/>
          <w:numId w:val="4"/>
        </w:numPr>
        <w:tabs>
          <w:tab w:val="left" w:pos="426"/>
        </w:tabs>
      </w:pPr>
      <w:r w:rsidRPr="006B7307">
        <w:t>A.2.1 Suchresultat und PDF-Auszug bestellen (Dektop)</w:t>
      </w:r>
      <w:r>
        <w:t>.pdf</w:t>
      </w:r>
    </w:p>
    <w:p w14:paraId="5A8BBCC0" w14:textId="4EF2D1B5" w:rsidR="006B7307" w:rsidRDefault="006B7307" w:rsidP="00CB02BD">
      <w:pPr>
        <w:pStyle w:val="Listenabsatz"/>
        <w:numPr>
          <w:ilvl w:val="0"/>
          <w:numId w:val="4"/>
        </w:numPr>
        <w:tabs>
          <w:tab w:val="left" w:pos="426"/>
        </w:tabs>
      </w:pPr>
      <w:r w:rsidRPr="006B7307">
        <w:t>A.</w:t>
      </w:r>
      <w:r>
        <w:t>2</w:t>
      </w:r>
      <w:r w:rsidRPr="006B7307">
        <w:t>.2 Suchresultat und PDF-Auszug bestellen (Mobiltelefon).pdf</w:t>
      </w:r>
    </w:p>
    <w:p w14:paraId="0C1118D5" w14:textId="77777777" w:rsidR="006B7307" w:rsidRDefault="006B7307" w:rsidP="006B7307"/>
    <w:p w14:paraId="5C147C32" w14:textId="38598C40" w:rsidR="0085140F" w:rsidRPr="00A5459B" w:rsidRDefault="0085140F" w:rsidP="0085140F">
      <w:pPr>
        <w:pStyle w:val="Anhang1"/>
      </w:pPr>
      <w:bookmarkStart w:id="99" w:name="_Ref195711872"/>
      <w:bookmarkStart w:id="100" w:name="_Toc195772276"/>
      <w:r>
        <w:lastRenderedPageBreak/>
        <w:t>Beispielscreens Kanton Basel-Landschaft</w:t>
      </w:r>
      <w:bookmarkEnd w:id="99"/>
      <w:bookmarkEnd w:id="100"/>
    </w:p>
    <w:p w14:paraId="00314DB7" w14:textId="77777777" w:rsidR="006B7307" w:rsidRDefault="0085140F" w:rsidP="006B7307">
      <w:r>
        <w:t xml:space="preserve">Anhang B enthält Beispielscreens, welche die Benutzerführung für die Webseite für den Kanton Basel-Landschaft illustriert. </w:t>
      </w:r>
      <w:r w:rsidR="006B7307">
        <w:t xml:space="preserve">Das ZIP-File enthält folgende PDFs: </w:t>
      </w:r>
    </w:p>
    <w:p w14:paraId="7E7F252B" w14:textId="0D2B6CE4" w:rsidR="006B7307" w:rsidRDefault="00556A1F" w:rsidP="00CB02BD">
      <w:pPr>
        <w:pStyle w:val="Listenabsatz"/>
        <w:numPr>
          <w:ilvl w:val="0"/>
          <w:numId w:val="4"/>
        </w:numPr>
        <w:tabs>
          <w:tab w:val="left" w:pos="426"/>
        </w:tabs>
      </w:pPr>
      <w:r>
        <w:t>B</w:t>
      </w:r>
      <w:r w:rsidR="006B7307" w:rsidRPr="006B7307">
        <w:t>.1.1 Startseite (Dektop).pdf</w:t>
      </w:r>
    </w:p>
    <w:p w14:paraId="6EC1CB98" w14:textId="69BEB5D1" w:rsidR="006B7307" w:rsidRDefault="00556A1F" w:rsidP="00CB02BD">
      <w:pPr>
        <w:pStyle w:val="Listenabsatz"/>
        <w:numPr>
          <w:ilvl w:val="0"/>
          <w:numId w:val="4"/>
        </w:numPr>
        <w:tabs>
          <w:tab w:val="left" w:pos="426"/>
        </w:tabs>
      </w:pPr>
      <w:r>
        <w:t>B</w:t>
      </w:r>
      <w:r w:rsidR="006B7307" w:rsidRPr="006B7307">
        <w:t>.1.</w:t>
      </w:r>
      <w:r w:rsidR="006B7307">
        <w:t>2</w:t>
      </w:r>
      <w:r w:rsidR="006B7307" w:rsidRPr="006B7307">
        <w:t xml:space="preserve"> Startseite (Mobiltelefon)</w:t>
      </w:r>
      <w:r w:rsidR="006B7307">
        <w:t>.pdf</w:t>
      </w:r>
    </w:p>
    <w:p w14:paraId="1BAC80E1" w14:textId="68C94C48" w:rsidR="006B7307" w:rsidRDefault="00556A1F" w:rsidP="00CB02BD">
      <w:pPr>
        <w:pStyle w:val="Listenabsatz"/>
        <w:numPr>
          <w:ilvl w:val="0"/>
          <w:numId w:val="4"/>
        </w:numPr>
        <w:tabs>
          <w:tab w:val="left" w:pos="426"/>
        </w:tabs>
      </w:pPr>
      <w:r>
        <w:t>B</w:t>
      </w:r>
      <w:r w:rsidR="006B7307" w:rsidRPr="006B7307">
        <w:t>.2.1 Suchresultat und PDF-Auszug bestellen (Dektop)</w:t>
      </w:r>
      <w:r w:rsidR="006B7307">
        <w:t>.pdf</w:t>
      </w:r>
    </w:p>
    <w:p w14:paraId="43D8F88D" w14:textId="116AEE87" w:rsidR="006B7307" w:rsidRDefault="00556A1F" w:rsidP="00CB02BD">
      <w:pPr>
        <w:pStyle w:val="Listenabsatz"/>
        <w:numPr>
          <w:ilvl w:val="0"/>
          <w:numId w:val="4"/>
        </w:numPr>
        <w:tabs>
          <w:tab w:val="left" w:pos="426"/>
        </w:tabs>
      </w:pPr>
      <w:r>
        <w:t>B</w:t>
      </w:r>
      <w:r w:rsidR="006B7307" w:rsidRPr="006B7307">
        <w:t>.</w:t>
      </w:r>
      <w:r w:rsidR="006B7307">
        <w:t>2</w:t>
      </w:r>
      <w:r w:rsidR="006B7307" w:rsidRPr="006B7307">
        <w:t>.2 Suchresultat und PDF-Auszug bestellen (Mobiltelefon).pdf</w:t>
      </w:r>
    </w:p>
    <w:p w14:paraId="0CF5F2E2" w14:textId="1CEC40BF" w:rsidR="00556A1F" w:rsidRDefault="00556A1F" w:rsidP="00CB02BD">
      <w:pPr>
        <w:pStyle w:val="Listenabsatz"/>
        <w:numPr>
          <w:ilvl w:val="0"/>
          <w:numId w:val="4"/>
        </w:numPr>
        <w:tabs>
          <w:tab w:val="left" w:pos="426"/>
        </w:tabs>
      </w:pPr>
      <w:r w:rsidRPr="00556A1F">
        <w:t>B.3.1 Detailansicht zugeklappt (Desktop).pdf</w:t>
      </w:r>
    </w:p>
    <w:p w14:paraId="7CE710C5" w14:textId="0BDADB53" w:rsidR="00556A1F" w:rsidRDefault="00556A1F" w:rsidP="00CB02BD">
      <w:pPr>
        <w:pStyle w:val="Listenabsatz"/>
        <w:numPr>
          <w:ilvl w:val="0"/>
          <w:numId w:val="4"/>
        </w:numPr>
        <w:tabs>
          <w:tab w:val="left" w:pos="426"/>
        </w:tabs>
      </w:pPr>
      <w:r w:rsidRPr="00556A1F">
        <w:t>B.3.2 Detailansicht zugeklappt (Mobiltelefon).pdf</w:t>
      </w:r>
    </w:p>
    <w:p w14:paraId="78E33ACA" w14:textId="745CD835" w:rsidR="00556A1F" w:rsidRDefault="00556A1F" w:rsidP="00CB02BD">
      <w:pPr>
        <w:pStyle w:val="Listenabsatz"/>
        <w:numPr>
          <w:ilvl w:val="0"/>
          <w:numId w:val="4"/>
        </w:numPr>
        <w:tabs>
          <w:tab w:val="left" w:pos="426"/>
        </w:tabs>
      </w:pPr>
      <w:r w:rsidRPr="00556A1F">
        <w:t>B.4.1 Detailansicht ausgeklappt (Desktop).pdf</w:t>
      </w:r>
    </w:p>
    <w:p w14:paraId="1D9E4219" w14:textId="34C1484E" w:rsidR="00556A1F" w:rsidRDefault="00556A1F" w:rsidP="00CB02BD">
      <w:pPr>
        <w:pStyle w:val="Listenabsatz"/>
        <w:numPr>
          <w:ilvl w:val="0"/>
          <w:numId w:val="4"/>
        </w:numPr>
        <w:tabs>
          <w:tab w:val="left" w:pos="426"/>
        </w:tabs>
      </w:pPr>
      <w:r w:rsidRPr="00556A1F">
        <w:t>B.4.2 Detailansicht ausgeklappt (Mobiltelefon).pdf</w:t>
      </w:r>
    </w:p>
    <w:p w14:paraId="18ED64D4" w14:textId="75C417A1" w:rsidR="0085140F" w:rsidRPr="00EA46EF" w:rsidRDefault="0085140F" w:rsidP="0085140F"/>
    <w:p w14:paraId="56CEF186" w14:textId="77777777" w:rsidR="0085140F" w:rsidRPr="00EA46EF" w:rsidRDefault="0085140F" w:rsidP="00EA46EF"/>
    <w:bookmarkEnd w:id="9"/>
    <w:bookmarkEnd w:id="10"/>
    <w:bookmarkEnd w:id="11"/>
    <w:bookmarkEnd w:id="98"/>
    <w:p w14:paraId="64290A35" w14:textId="617DC087" w:rsidR="00EA46EF" w:rsidRDefault="00EA46EF" w:rsidP="000A6CBE"/>
    <w:sectPr w:rsidR="00EA46EF" w:rsidSect="008F49D2">
      <w:type w:val="oddPage"/>
      <w:pgSz w:w="11906" w:h="16838" w:code="9"/>
      <w:pgMar w:top="1843" w:right="1077" w:bottom="907" w:left="1701" w:header="709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58907" w14:textId="77777777" w:rsidR="00030AE5" w:rsidRDefault="00030AE5" w:rsidP="00511206">
      <w:pPr>
        <w:spacing w:after="0" w:line="240" w:lineRule="auto"/>
      </w:pPr>
      <w:r>
        <w:separator/>
      </w:r>
    </w:p>
  </w:endnote>
  <w:endnote w:type="continuationSeparator" w:id="0">
    <w:p w14:paraId="0DC5856F" w14:textId="77777777" w:rsidR="00030AE5" w:rsidRDefault="00030AE5" w:rsidP="00511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45 Light">
    <w:altName w:val="Arial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C7793" w14:textId="77777777" w:rsidR="005E1600" w:rsidRPr="00B262CF" w:rsidRDefault="00B83F7F" w:rsidP="000A6CBE">
    <w:pPr>
      <w:pStyle w:val="Fuzeile"/>
      <w:tabs>
        <w:tab w:val="clear" w:pos="9072"/>
        <w:tab w:val="right" w:pos="14742"/>
      </w:tabs>
      <w:rPr>
        <w:sz w:val="14"/>
        <w:szCs w:val="16"/>
      </w:rPr>
    </w:pPr>
    <w:bookmarkStart w:id="14" w:name="_Hlk139986327"/>
    <w:r>
      <w:rPr>
        <w:szCs w:val="18"/>
      </w:rPr>
      <w:t>Empfehlung</w:t>
    </w:r>
    <w:r w:rsidR="00634940" w:rsidRPr="00B262CF">
      <w:rPr>
        <w:szCs w:val="18"/>
      </w:rPr>
      <w:t xml:space="preserve"> </w:t>
    </w:r>
    <w:r w:rsidR="00AF0024">
      <w:rPr>
        <w:szCs w:val="18"/>
      </w:rPr>
      <w:t>«</w:t>
    </w:r>
    <w:r w:rsidR="00634940" w:rsidRPr="00B262CF">
      <w:rPr>
        <w:szCs w:val="18"/>
      </w:rPr>
      <w:t>Amtliche Vermessung</w:t>
    </w:r>
    <w:r w:rsidR="00B262CF" w:rsidRPr="00B262CF">
      <w:rPr>
        <w:szCs w:val="18"/>
      </w:rPr>
      <w:t>:</w:t>
    </w:r>
    <w:r w:rsidR="00634940" w:rsidRPr="00B262CF">
      <w:rPr>
        <w:szCs w:val="18"/>
      </w:rPr>
      <w:t xml:space="preserve"> </w:t>
    </w:r>
    <w:bookmarkEnd w:id="14"/>
    <w:r w:rsidR="00AB4458">
      <w:rPr>
        <w:szCs w:val="18"/>
      </w:rPr>
      <w:t>Benutzerführung zur Grundstückinformation</w:t>
    </w:r>
    <w:r w:rsidR="00F67ED7">
      <w:rPr>
        <w:szCs w:val="18"/>
      </w:rPr>
      <w:t xml:space="preserve"> </w:t>
    </w:r>
    <w:r w:rsidR="00B262CF" w:rsidRPr="00B262CF">
      <w:rPr>
        <w:szCs w:val="18"/>
      </w:rPr>
      <w:t>gemäss Geodatenmodell DMAV Version 1.0</w:t>
    </w:r>
    <w:r w:rsidR="00AF0024">
      <w:rPr>
        <w:szCs w:val="18"/>
      </w:rPr>
      <w:t>»</w:t>
    </w:r>
    <w:r w:rsidR="005E1600" w:rsidRPr="006C43CD">
      <w:tab/>
    </w:r>
    <w:sdt>
      <w:sdtPr>
        <w:id w:val="-911312320"/>
        <w:docPartObj>
          <w:docPartGallery w:val="Page Numbers (Top of Page)"/>
          <w:docPartUnique/>
        </w:docPartObj>
      </w:sdtPr>
      <w:sdtEndPr/>
      <w:sdtContent>
        <w:r w:rsidR="005E1600" w:rsidRPr="006C43CD">
          <w:rPr>
            <w:bCs/>
            <w:sz w:val="20"/>
          </w:rPr>
          <w:fldChar w:fldCharType="begin"/>
        </w:r>
        <w:r w:rsidR="005E1600" w:rsidRPr="006C43CD">
          <w:rPr>
            <w:bCs/>
            <w:sz w:val="20"/>
          </w:rPr>
          <w:instrText>PAGE</w:instrText>
        </w:r>
        <w:r w:rsidR="005E1600" w:rsidRPr="006C43CD">
          <w:rPr>
            <w:bCs/>
            <w:sz w:val="20"/>
          </w:rPr>
          <w:fldChar w:fldCharType="separate"/>
        </w:r>
        <w:r w:rsidR="0001009E">
          <w:rPr>
            <w:bCs/>
            <w:noProof/>
            <w:sz w:val="20"/>
          </w:rPr>
          <w:t>16</w:t>
        </w:r>
        <w:r w:rsidR="005E1600" w:rsidRPr="006C43CD">
          <w:rPr>
            <w:bCs/>
            <w:sz w:val="20"/>
          </w:rPr>
          <w:fldChar w:fldCharType="end"/>
        </w:r>
        <w:r w:rsidR="005E1600">
          <w:rPr>
            <w:bCs/>
            <w:sz w:val="20"/>
          </w:rPr>
          <w:t>/</w:t>
        </w:r>
        <w:r w:rsidR="005E1600" w:rsidRPr="006C43CD">
          <w:rPr>
            <w:bCs/>
            <w:sz w:val="20"/>
          </w:rPr>
          <w:fldChar w:fldCharType="begin"/>
        </w:r>
        <w:r w:rsidR="005E1600" w:rsidRPr="006C43CD">
          <w:rPr>
            <w:bCs/>
            <w:sz w:val="20"/>
          </w:rPr>
          <w:instrText>NUMPAGES</w:instrText>
        </w:r>
        <w:r w:rsidR="005E1600" w:rsidRPr="006C43CD">
          <w:rPr>
            <w:bCs/>
            <w:sz w:val="20"/>
          </w:rPr>
          <w:fldChar w:fldCharType="separate"/>
        </w:r>
        <w:r w:rsidR="0001009E">
          <w:rPr>
            <w:bCs/>
            <w:noProof/>
            <w:sz w:val="20"/>
          </w:rPr>
          <w:t>16</w:t>
        </w:r>
        <w:r w:rsidR="005E1600" w:rsidRPr="006C43CD">
          <w:rPr>
            <w:bCs/>
            <w:sz w:val="20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61184" w14:textId="77777777" w:rsidR="005E1600" w:rsidRDefault="005E1600">
    <w:r w:rsidRPr="00AD5D81">
      <w:rPr>
        <w:noProof/>
        <w:lang w:eastAsia="de-CH"/>
      </w:rPr>
      <mc:AlternateContent>
        <mc:Choice Requires="wps">
          <w:drawing>
            <wp:anchor distT="0" distB="0" distL="0" distR="0" simplePos="0" relativeHeight="251653120" behindDoc="0" locked="1" layoutInCell="1" allowOverlap="1" wp14:anchorId="2045AA89" wp14:editId="2BAC1A8B">
              <wp:simplePos x="0" y="0"/>
              <wp:positionH relativeFrom="page">
                <wp:posOffset>314325</wp:posOffset>
              </wp:positionH>
              <wp:positionV relativeFrom="bottomMargin">
                <wp:posOffset>-201930</wp:posOffset>
              </wp:positionV>
              <wp:extent cx="680400" cy="680400"/>
              <wp:effectExtent l="0" t="0" r="5715" b="5715"/>
              <wp:wrapNone/>
              <wp:docPr id="7" name="Textfeld 7" descr="[Correspondence.PrePrinted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0400" cy="680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6165E7" w14:textId="77777777" w:rsidR="005E1600" w:rsidRDefault="005E1600" w:rsidP="00D34DE5">
                          <w:r>
                            <w:fldChar w:fldCharType="begin"/>
                          </w:r>
                          <w:r>
                            <w:instrText xml:space="preserve"> DISPLAYBARCODE "</w:instrText>
                          </w:r>
                          <w:r>
                            <w:fldChar w:fldCharType="begin" w:fldLock="1"/>
                          </w:r>
                          <w:r w:rsidRPr="005218EC">
                            <w:rPr>
                              <w:lang w:val="it-CH"/>
                            </w:rPr>
                            <w:instrText xml:space="preserve"> DOCVARIABLE "VLM:Dokument.ID"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it-CH"/>
                            </w:rPr>
                            <w:instrText>ActaNovaDocument|6f54b2fc-d682-4bce-a869-43fd54fb54dc|System.Guid</w:instrText>
                          </w:r>
                          <w:r>
                            <w:fldChar w:fldCharType="end"/>
                          </w:r>
                          <w:r>
                            <w:instrText>" QR \s 25 \q 3</w:instrTex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7200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45AA89" id="_x0000_t202" coordsize="21600,21600" o:spt="202" path="m,l,21600r21600,l21600,xe">
              <v:stroke joinstyle="miter"/>
              <v:path gradientshapeok="t" o:connecttype="rect"/>
            </v:shapetype>
            <v:shape id="Textfeld 7" o:spid="_x0000_s1054" type="#_x0000_t202" alt="[Correspondence.PrePrinted]" style="position:absolute;margin-left:24.75pt;margin-top:-15.9pt;width:53.55pt;height:53.55pt;z-index: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" filled="f" stroked="f" strokeweight=".5pt">
              <v:textbox inset="2mm,0,0,0">
                <w:txbxContent>
                  <w:p w14:paraId="4F6165E7" w14:textId="77777777" w:rsidR="005E1600" w:rsidRDefault="005E1600" w:rsidP="00D34DE5">
                    <w:r>
                      <w:fldChar w:fldCharType="begin"/>
                    </w:r>
                    <w:r>
                      <w:instrText xml:space="preserve"> DISPLAYBARCODE "</w:instrText>
                    </w:r>
                    <w:r>
                      <w:fldChar w:fldCharType="begin" w:fldLock="1"/>
                    </w:r>
                    <w:r w:rsidRPr="005218EC">
                      <w:rPr>
                        <w:lang w:val="it-CH"/>
                      </w:rPr>
                      <w:instrText xml:space="preserve"> DOCVARIABLE "VLM:Dokument.ID"  \* MERGEFORMAT </w:instrText>
                    </w:r>
                    <w:r>
                      <w:fldChar w:fldCharType="separate"/>
                    </w:r>
                    <w:r>
                      <w:rPr>
                        <w:lang w:val="it-CH"/>
                      </w:rPr>
                      <w:instrText>ActaNovaDocument|6f54b2fc-d682-4bce-a869-43fd54fb54dc|System.Guid</w:instrText>
                    </w:r>
                    <w:r>
                      <w:fldChar w:fldCharType="end"/>
                    </w:r>
                    <w:r>
                      <w:instrText>" QR \s 25 \q 3</w:instrText>
                    </w:r>
                    <w:r>
                      <w:fldChar w:fldCharType="end"/>
                    </w:r>
                  </w:p>
                </w:txbxContent>
              </v:textbox>
              <w10:wrap anchorx="page" anchory="margin"/>
              <w10:anchorlock/>
            </v:shape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0" distR="0" simplePos="0" relativeHeight="251652096" behindDoc="0" locked="1" layoutInCell="1" allowOverlap="1" wp14:anchorId="048318FF" wp14:editId="3462A197">
              <wp:simplePos x="0" y="0"/>
              <wp:positionH relativeFrom="page">
                <wp:posOffset>1080135</wp:posOffset>
              </wp:positionH>
              <wp:positionV relativeFrom="bottomMargin">
                <wp:posOffset>273685</wp:posOffset>
              </wp:positionV>
              <wp:extent cx="2354400" cy="108000"/>
              <wp:effectExtent l="0" t="0" r="6350" b="6350"/>
              <wp:wrapNone/>
              <wp:docPr id="11" name="Textfeld 11" descr="[Correspondence.PrePrinted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54400" cy="108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667FCF" w14:textId="77777777" w:rsidR="005E1600" w:rsidRPr="003328B7" w:rsidRDefault="005E1600" w:rsidP="00D34DE5">
                          <w:pPr>
                            <w:rPr>
                              <w:sz w:val="12"/>
                              <w:szCs w:val="12"/>
                            </w:rPr>
                          </w:pPr>
                          <w:r w:rsidRPr="003328B7">
                            <w:rPr>
                              <w:sz w:val="12"/>
                              <w:szCs w:val="12"/>
                            </w:rPr>
                            <w:fldChar w:fldCharType="begin" w:fldLock="1"/>
                          </w:r>
                          <w:r w:rsidRPr="003328B7">
                            <w:rPr>
                              <w:sz w:val="12"/>
                              <w:szCs w:val="12"/>
                            </w:rPr>
                            <w:instrText xml:space="preserve"> DOCVARIABLE  "VLM:Dokument.Geschaeftsdetails.Referenz"  \* MERGEFORMAT </w:instrText>
                          </w:r>
                          <w:r w:rsidRPr="003328B7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3328B7">
                            <w:rPr>
                              <w:sz w:val="12"/>
                              <w:szCs w:val="12"/>
                            </w:rPr>
                            <w:t>swisstopo-D-973E3401/265</w:t>
                          </w:r>
                          <w:r w:rsidRPr="003328B7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8318FF" id="Textfeld 11" o:spid="_x0000_s1055" type="#_x0000_t202" alt="[Correspondence.PrePrinted]" style="position:absolute;margin-left:85.05pt;margin-top:21.55pt;width:185.4pt;height:8.5pt;z-index:25165209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" filled="f" stroked="f" strokeweight=".5pt">
              <v:textbox style="mso-fit-shape-to-text:t" inset="0,0,0,0">
                <w:txbxContent>
                  <w:p w14:paraId="1B667FCF" w14:textId="77777777" w:rsidR="005E1600" w:rsidRPr="003328B7" w:rsidRDefault="005E1600" w:rsidP="00D34DE5">
                    <w:pPr>
                      <w:rPr>
                        <w:sz w:val="12"/>
                        <w:szCs w:val="12"/>
                      </w:rPr>
                    </w:pPr>
                    <w:r w:rsidRPr="003328B7">
                      <w:rPr>
                        <w:sz w:val="12"/>
                        <w:szCs w:val="12"/>
                      </w:rPr>
                      <w:fldChar w:fldCharType="begin" w:fldLock="1"/>
                    </w:r>
                    <w:r w:rsidRPr="003328B7">
                      <w:rPr>
                        <w:sz w:val="12"/>
                        <w:szCs w:val="12"/>
                      </w:rPr>
                      <w:instrText xml:space="preserve"> DOCVARIABLE  "VLM:Dokument.Geschaeftsdetails.Referenz"  \* MERGEFORMAT </w:instrText>
                    </w:r>
                    <w:r w:rsidRPr="003328B7">
                      <w:rPr>
                        <w:sz w:val="12"/>
                        <w:szCs w:val="12"/>
                      </w:rPr>
                      <w:fldChar w:fldCharType="separate"/>
                    </w:r>
                    <w:r w:rsidRPr="003328B7">
                      <w:rPr>
                        <w:sz w:val="12"/>
                        <w:szCs w:val="12"/>
                      </w:rPr>
                      <w:t>swisstopo-D-973E3401/265</w:t>
                    </w:r>
                    <w:r w:rsidRPr="003328B7">
                      <w:rPr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anchorx="page" anchory="margin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0E392" w14:textId="77777777" w:rsidR="00030AE5" w:rsidRDefault="00030AE5" w:rsidP="00511206">
      <w:pPr>
        <w:spacing w:after="0" w:line="240" w:lineRule="auto"/>
      </w:pPr>
      <w:r>
        <w:separator/>
      </w:r>
    </w:p>
  </w:footnote>
  <w:footnote w:type="continuationSeparator" w:id="0">
    <w:p w14:paraId="35A8362B" w14:textId="77777777" w:rsidR="00030AE5" w:rsidRDefault="00030AE5" w:rsidP="00511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E6CB" w14:textId="77777777" w:rsidR="005E1600" w:rsidRDefault="005E1600">
    <w:r>
      <w:rPr>
        <w:noProof/>
        <w:lang w:eastAsia="de-CH"/>
      </w:rPr>
      <mc:AlternateContent>
        <mc:Choice Requires="wpc">
          <w:drawing>
            <wp:anchor distT="0" distB="0" distL="114300" distR="114300" simplePos="0" relativeHeight="251656192" behindDoc="1" locked="0" layoutInCell="1" allowOverlap="1" wp14:anchorId="7BAAD41D" wp14:editId="639859A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760720" cy="6713855"/>
              <wp:effectExtent l="0" t="0" r="1905" b="1270"/>
              <wp:wrapNone/>
              <wp:docPr id="8" name="Zeichenbereich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wpg:wgp>
                      <wpg:cNvPr id="28" name="RubiconCorrNoOriginal_53"/>
                      <wpg:cNvGrpSpPr>
                        <a:grpSpLocks/>
                      </wpg:cNvGrpSpPr>
                      <wpg:grpSpPr bwMode="auto">
                        <a:xfrm rot="18900000">
                          <a:off x="120015" y="1837889"/>
                          <a:ext cx="5519890" cy="2433182"/>
                          <a:chOff x="1606" y="6586"/>
                          <a:chExt cx="8693" cy="3832"/>
                        </a:xfrm>
                      </wpg:grpSpPr>
                      <wps:wsp>
                        <wps:cNvPr id="29" name="RubiconCorrNoOriginal_54" descr="[Correspondence.Watermark.NoOriginal]" hidden="1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3761" y="6586"/>
                            <a:ext cx="4383" cy="2018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35301B" w14:textId="77777777" w:rsidR="005E1600" w:rsidRDefault="005E1600" w:rsidP="00C3446F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KEIN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30" name="RubiconCorrNoOriginal_55" descr="[Correspondence.Watermark.NoOriginal]" hidden="1"/>
                        <wps:cNvSpPr txBox="1">
                          <a:spLocks noChangeAspect="1" noChangeArrowheads="1" noChangeShapeType="1" noTextEdit="1"/>
                        </wps:cNvSpPr>
                        <wps:spPr bwMode="auto">
                          <a:xfrm>
                            <a:off x="1606" y="8412"/>
                            <a:ext cx="8693" cy="2006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F52D6B" w14:textId="77777777" w:rsidR="005E1600" w:rsidRDefault="005E1600" w:rsidP="00C3446F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BAAD41D" id="Zeichenbereich 8" o:spid="_x0000_s1028" editas="canvas" style="position:absolute;margin-left:0;margin-top:0;width:453.6pt;height:528.65pt;z-index:-251660288;mso-position-horizontal:center;mso-position-horizontal-relative:page;mso-position-vertical:center;mso-position-vertical-relative:page" coordsize="57607,6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9" type="#_x0000_t75" style="position:absolute;width:57607;height:67138;visibility:visible;mso-wrap-style:square">
                <v:fill o:detectmouseclick="t"/>
                <v:path o:connecttype="none"/>
              </v:shape>
              <v:group id="RubiconCorrNoOriginal_53" o:spid="_x0000_s1030" style="position:absolute;left:1200;top:18378;width:55199;height:24332;rotation:-45" coordorigin="1606,6586" coordsize="8693,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RubiconCorrNoOriginal_54" o:spid="_x0000_s1031" type="#_x0000_t202" alt="[Correspondence.Watermark.NoOriginal]" style="position:absolute;left:3761;top:6586;width:4383;height:2018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" filled="f" stroked="f">
                  <v:stroke joinstyle="round"/>
                  <o:lock v:ext="edit" shapetype="t"/>
                  <v:textbox style="mso-fit-shape-to-text:t">
                    <w:txbxContent>
                      <w:p w14:paraId="6435301B" w14:textId="77777777" w:rsidR="005E1600" w:rsidRDefault="005E1600" w:rsidP="00C3446F">
                        <w:pPr>
                          <w:pStyle w:val="Standard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KEIN</w:t>
                        </w:r>
                      </w:p>
                    </w:txbxContent>
                  </v:textbox>
                </v:shape>
                <v:shape id="RubiconCorrNoOriginal_55" o:spid="_x0000_s1032" type="#_x0000_t202" alt="[Correspondence.Watermark.NoOriginal]" style="position:absolute;left:1606;top:8412;width:8693;height:200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" filled="f" stroked="f">
                  <v:stroke joinstyle="round"/>
                  <o:lock v:ext="edit" aspectratio="t" shapetype="t"/>
                  <v:textbox style="mso-fit-shape-to-text:t">
                    <w:txbxContent>
                      <w:p w14:paraId="34F52D6B" w14:textId="77777777" w:rsidR="005E1600" w:rsidRDefault="005E1600" w:rsidP="00C3446F">
                        <w:pPr>
                          <w:pStyle w:val="Standard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ORIGINAL</w:t>
                        </w:r>
                      </w:p>
                    </w:txbxContent>
                  </v:textbox>
                </v:shape>
              </v:group>
              <w10:wrap anchorx="page" anchory="page"/>
            </v:group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66B4B5C8" wp14:editId="3DAEB07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077585" cy="1657350"/>
              <wp:effectExtent l="0" t="1905000" r="0" b="1495425"/>
              <wp:wrapNone/>
              <wp:docPr id="27" name="Textfeld 27" descr="[Correspondence.Watermark.Draft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077585" cy="16573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4B108F" w14:textId="77777777" w:rsidR="005E1600" w:rsidRDefault="005E1600" w:rsidP="00C3446F">
                          <w:pPr>
                            <w:pStyle w:val="Standard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ENTWURF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B4B5C8" id="Textfeld 27" o:spid="_x0000_s1033" type="#_x0000_t202" alt="[Correspondence.Watermark.Draft]" style="position:absolute;margin-left:0;margin-top:0;width:478.55pt;height:130.5pt;rotation:-45;z-index:-251659264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" o:allowincell="f" filled="f" stroked="f">
              <v:stroke joinstyle="round"/>
              <o:lock v:ext="edit" shapetype="t"/>
              <v:textbox style="mso-fit-shape-to-text:t">
                <w:txbxContent>
                  <w:p w14:paraId="644B108F" w14:textId="77777777" w:rsidR="005E1600" w:rsidRDefault="005E1600" w:rsidP="00C3446F">
                    <w:pPr>
                      <w:pStyle w:val="Standard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ENTWURF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71B5AEC2" wp14:editId="61FE324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209540" cy="2232660"/>
              <wp:effectExtent l="0" t="1495425" r="0" b="948690"/>
              <wp:wrapNone/>
              <wp:docPr id="26" name="Textfeld 26" descr="[Correspondence.Watermark.Copy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209540" cy="22326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D964AA" w14:textId="77777777" w:rsidR="005E1600" w:rsidRDefault="005E1600" w:rsidP="00C3446F">
                          <w:pPr>
                            <w:pStyle w:val="Standard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60"/>
                              <w:szCs w:val="160"/>
                            </w:rPr>
                            <w:t>KOPIE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B5AEC2" id="Textfeld 26" o:spid="_x0000_s1034" type="#_x0000_t202" alt="[Correspondence.Watermark.Copy]" style="position:absolute;margin-left:0;margin-top:0;width:410.2pt;height:175.8pt;rotation:-45;z-index:-251658240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" o:allowincell="f" filled="f" stroked="f">
              <v:stroke joinstyle="round"/>
              <o:lock v:ext="edit" shapetype="t"/>
              <v:textbox style="mso-fit-shape-to-text:t">
                <w:txbxContent>
                  <w:p w14:paraId="2AD964AA" w14:textId="77777777" w:rsidR="005E1600" w:rsidRDefault="005E1600" w:rsidP="00C3446F">
                    <w:pPr>
                      <w:pStyle w:val="Standard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60"/>
                        <w:szCs w:val="160"/>
                      </w:rPr>
                      <w:t>KOPIE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6FDB938C" wp14:editId="55B8662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982335" cy="1631315"/>
              <wp:effectExtent l="0" t="1914525" r="0" b="1521460"/>
              <wp:wrapNone/>
              <wp:docPr id="25" name="Textfeld 25" descr="[Correspondence.Watermark.Archive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982335" cy="163131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C679B7" w14:textId="77777777" w:rsidR="005E1600" w:rsidRDefault="005E1600" w:rsidP="00C3446F">
                          <w:pPr>
                            <w:pStyle w:val="Standard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ARCHIV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DB938C" id="Textfeld 25" o:spid="_x0000_s1035" type="#_x0000_t202" alt="[Correspondence.Watermark.Archive]" style="position:absolute;margin-left:0;margin-top:0;width:471.05pt;height:128.45pt;rotation:-45;z-index:-251657216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" o:allowincell="f" filled="f" stroked="f">
              <v:stroke joinstyle="round"/>
              <o:lock v:ext="edit" shapetype="t"/>
              <v:textbox style="mso-fit-shape-to-text:t">
                <w:txbxContent>
                  <w:p w14:paraId="63C679B7" w14:textId="77777777" w:rsidR="005E1600" w:rsidRDefault="005E1600" w:rsidP="00C3446F">
                    <w:pPr>
                      <w:pStyle w:val="Standard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ARCHIV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63FC9" w14:textId="77777777" w:rsidR="005E1600" w:rsidRPr="0096288C" w:rsidRDefault="005E1600" w:rsidP="009F23B8">
    <w:r>
      <w:rPr>
        <w:noProof/>
        <w:lang w:eastAsia="de-CH"/>
      </w:rPr>
      <mc:AlternateContent>
        <mc:Choice Requires="wpc">
          <w:drawing>
            <wp:anchor distT="0" distB="0" distL="114300" distR="114300" simplePos="0" relativeHeight="251660288" behindDoc="1" locked="0" layoutInCell="1" allowOverlap="1" wp14:anchorId="1E34EA86" wp14:editId="6F15DB2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760720" cy="6713855"/>
              <wp:effectExtent l="0" t="0" r="1905" b="1270"/>
              <wp:wrapNone/>
              <wp:docPr id="12" name="Zeichenbereich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wpg:wgp>
                      <wpg:cNvPr id="21" name="RubiconCorrNoOriginal_48"/>
                      <wpg:cNvGrpSpPr>
                        <a:grpSpLocks/>
                      </wpg:cNvGrpSpPr>
                      <wpg:grpSpPr bwMode="auto">
                        <a:xfrm rot="18900000">
                          <a:off x="120333" y="1838748"/>
                          <a:ext cx="5519255" cy="2324603"/>
                          <a:chOff x="1666" y="6612"/>
                          <a:chExt cx="8692" cy="3661"/>
                        </a:xfrm>
                      </wpg:grpSpPr>
                      <wps:wsp>
                        <wps:cNvPr id="22" name="RubiconCorrNoOriginal_49" descr="[Correspondence.Watermark.NoOriginal]" hidden="1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3825" y="6612"/>
                            <a:ext cx="4382" cy="1836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A9EF0C" w14:textId="77777777" w:rsidR="005E1600" w:rsidRDefault="005E1600" w:rsidP="00C3446F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KEIN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23" name="RubiconCorrNoOriginal_50" descr="[Correspondence.Watermark.NoOriginal]" hidden="1"/>
                        <wps:cNvSpPr txBox="1">
                          <a:spLocks noChangeAspect="1" noChangeArrowheads="1" noChangeShapeType="1" noTextEdit="1"/>
                        </wps:cNvSpPr>
                        <wps:spPr bwMode="auto">
                          <a:xfrm>
                            <a:off x="1666" y="8437"/>
                            <a:ext cx="8692" cy="1836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6DF30" w14:textId="77777777" w:rsidR="005E1600" w:rsidRDefault="005E1600" w:rsidP="00C3446F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34EA86" id="Zeichenbereich 12" o:spid="_x0000_s1036" editas="canvas" style="position:absolute;margin-left:0;margin-top:0;width:453.6pt;height:528.65pt;z-index:-251656192;mso-position-horizontal:center;mso-position-horizontal-relative:page;mso-position-vertical:center;mso-position-vertical-relative:page" coordsize="57607,6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37" type="#_x0000_t75" style="position:absolute;width:57607;height:67138;visibility:visible;mso-wrap-style:square">
                <v:fill o:detectmouseclick="t"/>
                <v:path o:connecttype="none"/>
              </v:shape>
              <v:group id="RubiconCorrNoOriginal_48" o:spid="_x0000_s1038" style="position:absolute;left:1203;top:18387;width:55192;height:23246;rotation:-45" coordorigin="1666,6612" coordsize="8692,3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RubiconCorrNoOriginal_49" o:spid="_x0000_s1039" type="#_x0000_t202" alt="[Correspondence.Watermark.NoOriginal]" style="position:absolute;left:3825;top:6612;width:4382;height:183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" filled="f" stroked="f">
                  <v:stroke joinstyle="round"/>
                  <o:lock v:ext="edit" shapetype="t"/>
                  <v:textbox style="mso-fit-shape-to-text:t">
                    <w:txbxContent>
                      <w:p w14:paraId="1AA9EF0C" w14:textId="77777777" w:rsidR="005E1600" w:rsidRDefault="005E1600" w:rsidP="00C3446F">
                        <w:pPr>
                          <w:pStyle w:val="Standard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KEIN</w:t>
                        </w:r>
                      </w:p>
                    </w:txbxContent>
                  </v:textbox>
                </v:shape>
                <v:shape id="RubiconCorrNoOriginal_50" o:spid="_x0000_s1040" type="#_x0000_t202" alt="[Correspondence.Watermark.NoOriginal]" style="position:absolute;left:1666;top:8437;width:8692;height:183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" filled="f" stroked="f">
                  <v:stroke joinstyle="round"/>
                  <o:lock v:ext="edit" aspectratio="t" shapetype="t"/>
                  <v:textbox style="mso-fit-shape-to-text:t">
                    <w:txbxContent>
                      <w:p w14:paraId="4D66DF30" w14:textId="77777777" w:rsidR="005E1600" w:rsidRDefault="005E1600" w:rsidP="00C3446F">
                        <w:pPr>
                          <w:pStyle w:val="Standard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ORIGINAL</w:t>
                        </w:r>
                      </w:p>
                    </w:txbxContent>
                  </v:textbox>
                </v:shape>
              </v:group>
              <w10:wrap anchorx="page" anchory="page"/>
            </v:group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1312" behindDoc="1" locked="0" layoutInCell="0" allowOverlap="1" wp14:anchorId="3485B4D9" wp14:editId="0877B38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077585" cy="1657350"/>
              <wp:effectExtent l="0" t="1905000" r="0" b="1495425"/>
              <wp:wrapNone/>
              <wp:docPr id="20" name="Textfeld 20" descr="[Correspondence.Watermark.Draft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077585" cy="16573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668017" w14:textId="77777777" w:rsidR="005E1600" w:rsidRDefault="005E1600" w:rsidP="00C3446F">
                          <w:pPr>
                            <w:pStyle w:val="Standard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ENTWURF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85B4D9" id="Textfeld 20" o:spid="_x0000_s1041" type="#_x0000_t202" alt="[Correspondence.Watermark.Draft]" style="position:absolute;margin-left:0;margin-top:0;width:478.55pt;height:130.5pt;rotation:-45;z-index:-251655168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" o:allowincell="f" filled="f" stroked="f">
              <v:stroke joinstyle="round"/>
              <o:lock v:ext="edit" shapetype="t"/>
              <v:textbox style="mso-fit-shape-to-text:t">
                <w:txbxContent>
                  <w:p w14:paraId="05668017" w14:textId="77777777" w:rsidR="005E1600" w:rsidRDefault="005E1600" w:rsidP="00C3446F">
                    <w:pPr>
                      <w:pStyle w:val="Standard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ENTWURF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2336" behindDoc="1" locked="0" layoutInCell="0" allowOverlap="1" wp14:anchorId="732F6C47" wp14:editId="7D59D40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209540" cy="2232660"/>
              <wp:effectExtent l="0" t="1495425" r="0" b="948690"/>
              <wp:wrapNone/>
              <wp:docPr id="19" name="Textfeld 19" descr="[Correspondence.Watermark.Copy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209540" cy="22326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DC4C92" w14:textId="77777777" w:rsidR="005E1600" w:rsidRDefault="005E1600" w:rsidP="00C3446F">
                          <w:pPr>
                            <w:pStyle w:val="Standard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60"/>
                              <w:szCs w:val="160"/>
                            </w:rPr>
                            <w:t>KOPIE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2F6C47" id="Textfeld 19" o:spid="_x0000_s1042" type="#_x0000_t202" alt="[Correspondence.Watermark.Copy]" style="position:absolute;margin-left:0;margin-top:0;width:410.2pt;height:175.8pt;rotation:-45;z-index:-251654144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" o:allowincell="f" filled="f" stroked="f">
              <v:stroke joinstyle="round"/>
              <o:lock v:ext="edit" shapetype="t"/>
              <v:textbox style="mso-fit-shape-to-text:t">
                <w:txbxContent>
                  <w:p w14:paraId="3CDC4C92" w14:textId="77777777" w:rsidR="005E1600" w:rsidRDefault="005E1600" w:rsidP="00C3446F">
                    <w:pPr>
                      <w:pStyle w:val="Standard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60"/>
                        <w:szCs w:val="160"/>
                      </w:rPr>
                      <w:t>KOPIE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3360" behindDoc="1" locked="0" layoutInCell="0" allowOverlap="1" wp14:anchorId="7A272013" wp14:editId="4A06608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982335" cy="1631315"/>
              <wp:effectExtent l="0" t="1914525" r="0" b="1521460"/>
              <wp:wrapNone/>
              <wp:docPr id="18" name="Textfeld 18" descr="[Correspondence.Watermark.Archive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982335" cy="163131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6FF0E8" w14:textId="77777777" w:rsidR="005E1600" w:rsidRDefault="005E1600" w:rsidP="00C3446F">
                          <w:pPr>
                            <w:pStyle w:val="Standard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ARCHIV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272013" id="Textfeld 18" o:spid="_x0000_s1043" type="#_x0000_t202" alt="[Correspondence.Watermark.Archive]" style="position:absolute;margin-left:0;margin-top:0;width:471.05pt;height:128.45pt;rotation:-45;z-index:-251653120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" o:allowincell="f" filled="f" stroked="f">
              <v:stroke joinstyle="round"/>
              <o:lock v:ext="edit" shapetype="t"/>
              <v:textbox style="mso-fit-shape-to-text:t">
                <w:txbxContent>
                  <w:p w14:paraId="416FF0E8" w14:textId="77777777" w:rsidR="005E1600" w:rsidRDefault="005E1600" w:rsidP="00C3446F">
                    <w:pPr>
                      <w:pStyle w:val="Standard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ARCHIV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3F6724">
      <w:rPr>
        <w:noProof/>
        <w:lang w:eastAsia="de-CH"/>
      </w:rPr>
      <w:drawing>
        <wp:anchor distT="0" distB="0" distL="114300" distR="114300" simplePos="0" relativeHeight="251654144" behindDoc="0" locked="1" layoutInCell="1" allowOverlap="1" wp14:anchorId="71B1FCF9" wp14:editId="5442C5CE">
          <wp:simplePos x="0" y="0"/>
          <wp:positionH relativeFrom="page">
            <wp:posOffset>720090</wp:posOffset>
          </wp:positionH>
          <wp:positionV relativeFrom="page">
            <wp:posOffset>410210</wp:posOffset>
          </wp:positionV>
          <wp:extent cx="270000" cy="298800"/>
          <wp:effectExtent l="0" t="0" r="0" b="6350"/>
          <wp:wrapNone/>
          <wp:docPr id="31" name="Grafik 31" descr="Schweizerwappen&#10;[Correspondence.PrePrinted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appen_sw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000" cy="29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9DF9D" w14:textId="77777777" w:rsidR="005E1600" w:rsidRPr="00E76A13" w:rsidRDefault="005E1600" w:rsidP="005125BE">
    <w:r>
      <w:rPr>
        <w:noProof/>
        <w:lang w:eastAsia="de-CH"/>
      </w:rPr>
      <mc:AlternateContent>
        <mc:Choice Requires="wpc">
          <w:drawing>
            <wp:anchor distT="0" distB="0" distL="114300" distR="114300" simplePos="0" relativeHeight="251664384" behindDoc="1" locked="0" layoutInCell="1" allowOverlap="1" wp14:anchorId="20AB58AA" wp14:editId="687529A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760720" cy="6713855"/>
              <wp:effectExtent l="0" t="0" r="1905" b="1270"/>
              <wp:wrapNone/>
              <wp:docPr id="34" name="Zeichenbereich 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wpg:wgp>
                      <wpg:cNvPr id="14" name="RubiconCorrNoOriginal_58"/>
                      <wpg:cNvGrpSpPr>
                        <a:grpSpLocks/>
                      </wpg:cNvGrpSpPr>
                      <wpg:grpSpPr bwMode="auto">
                        <a:xfrm rot="18900000">
                          <a:off x="120333" y="1838748"/>
                          <a:ext cx="5519255" cy="2324603"/>
                          <a:chOff x="1666" y="6612"/>
                          <a:chExt cx="8692" cy="3661"/>
                        </a:xfrm>
                      </wpg:grpSpPr>
                      <wps:wsp>
                        <wps:cNvPr id="2" name="RubiconCorrNoOriginal_59" descr="[Correspondence.Watermark.NoOriginal]" hidden="1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3825" y="6612"/>
                            <a:ext cx="4382" cy="1836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9A3947" w14:textId="77777777" w:rsidR="005E1600" w:rsidRDefault="005E1600" w:rsidP="00C3446F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KEIN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16" name="RubiconCorrNoOriginal_60" descr="[Correspondence.Watermark.NoOriginal]" hidden="1"/>
                        <wps:cNvSpPr txBox="1">
                          <a:spLocks noChangeAspect="1" noChangeArrowheads="1" noChangeShapeType="1" noTextEdit="1"/>
                        </wps:cNvSpPr>
                        <wps:spPr bwMode="auto">
                          <a:xfrm>
                            <a:off x="1666" y="8437"/>
                            <a:ext cx="8692" cy="1836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78D8C4" w14:textId="77777777" w:rsidR="005E1600" w:rsidRDefault="005E1600" w:rsidP="00C3446F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AB58AA" id="Zeichenbereich 34" o:spid="_x0000_s1044" editas="canvas" style="position:absolute;margin-left:0;margin-top:0;width:453.6pt;height:528.65pt;z-index:-251652096;mso-position-horizontal:center;mso-position-horizontal-relative:page;mso-position-vertical:center;mso-position-vertical-relative:page" coordsize="57607,6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45" type="#_x0000_t75" style="position:absolute;width:57607;height:67138;visibility:visible;mso-wrap-style:square">
                <v:fill o:detectmouseclick="t"/>
                <v:path o:connecttype="none"/>
              </v:shape>
              <v:group id="RubiconCorrNoOriginal_58" o:spid="_x0000_s1046" style="position:absolute;left:1203;top:18387;width:55192;height:23246;rotation:-45" coordorigin="1666,6612" coordsize="8692,3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RubiconCorrNoOriginal_59" o:spid="_x0000_s1047" type="#_x0000_t202" alt="[Correspondence.Watermark.NoOriginal]" style="position:absolute;left:3825;top:6612;width:4382;height:183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" filled="f" stroked="f">
                  <v:stroke joinstyle="round"/>
                  <o:lock v:ext="edit" shapetype="t"/>
                  <v:textbox style="mso-fit-shape-to-text:t">
                    <w:txbxContent>
                      <w:p w14:paraId="239A3947" w14:textId="77777777" w:rsidR="005E1600" w:rsidRDefault="005E1600" w:rsidP="00C3446F">
                        <w:pPr>
                          <w:pStyle w:val="Standard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KEIN</w:t>
                        </w:r>
                      </w:p>
                    </w:txbxContent>
                  </v:textbox>
                </v:shape>
                <v:shape id="RubiconCorrNoOriginal_60" o:spid="_x0000_s1048" type="#_x0000_t202" alt="[Correspondence.Watermark.NoOriginal]" style="position:absolute;left:1666;top:8437;width:8692;height:183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" filled="f" stroked="f">
                  <v:stroke joinstyle="round"/>
                  <o:lock v:ext="edit" aspectratio="t" shapetype="t"/>
                  <v:textbox style="mso-fit-shape-to-text:t">
                    <w:txbxContent>
                      <w:p w14:paraId="4478D8C4" w14:textId="77777777" w:rsidR="005E1600" w:rsidRDefault="005E1600" w:rsidP="00C3446F">
                        <w:pPr>
                          <w:pStyle w:val="Standard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ORIGINAL</w:t>
                        </w:r>
                      </w:p>
                    </w:txbxContent>
                  </v:textbox>
                </v:shape>
              </v:group>
              <w10:wrap anchorx="page" anchory="page"/>
            </v:group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5408" behindDoc="1" locked="0" layoutInCell="0" allowOverlap="1" wp14:anchorId="71CBD8D6" wp14:editId="344A7C8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077585" cy="1657350"/>
              <wp:effectExtent l="0" t="1905000" r="0" b="1495425"/>
              <wp:wrapNone/>
              <wp:docPr id="13" name="Textfeld 13" descr="[Correspondence.Watermark.Draft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077585" cy="16573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E6A5A1" w14:textId="77777777" w:rsidR="005E1600" w:rsidRDefault="005E1600" w:rsidP="00C3446F">
                          <w:pPr>
                            <w:pStyle w:val="Standard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ENTWURF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CBD8D6" id="Textfeld 13" o:spid="_x0000_s1049" type="#_x0000_t202" alt="[Correspondence.Watermark.Draft]" style="position:absolute;margin-left:0;margin-top:0;width:478.55pt;height:130.5pt;rotation:-45;z-index:-251651072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" o:allowincell="f" filled="f" stroked="f">
              <v:stroke joinstyle="round"/>
              <o:lock v:ext="edit" shapetype="t"/>
              <v:textbox style="mso-fit-shape-to-text:t">
                <w:txbxContent>
                  <w:p w14:paraId="62E6A5A1" w14:textId="77777777" w:rsidR="005E1600" w:rsidRDefault="005E1600" w:rsidP="00C3446F">
                    <w:pPr>
                      <w:pStyle w:val="Standard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ENTWURF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6432" behindDoc="1" locked="0" layoutInCell="0" allowOverlap="1" wp14:anchorId="289851BD" wp14:editId="76847B7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209540" cy="2232660"/>
              <wp:effectExtent l="0" t="1495425" r="0" b="948690"/>
              <wp:wrapNone/>
              <wp:docPr id="10" name="Textfeld 10" descr="[Correspondence.Watermark.Copy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209540" cy="22326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C33937" w14:textId="77777777" w:rsidR="005E1600" w:rsidRDefault="005E1600" w:rsidP="00C3446F">
                          <w:pPr>
                            <w:pStyle w:val="Standard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60"/>
                              <w:szCs w:val="160"/>
                            </w:rPr>
                            <w:t>KOPIE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9851BD" id="Textfeld 10" o:spid="_x0000_s1050" type="#_x0000_t202" alt="[Correspondence.Watermark.Copy]" style="position:absolute;margin-left:0;margin-top:0;width:410.2pt;height:175.8pt;rotation:-45;z-index:-251650048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" o:allowincell="f" filled="f" stroked="f">
              <v:stroke joinstyle="round"/>
              <o:lock v:ext="edit" shapetype="t"/>
              <v:textbox style="mso-fit-shape-to-text:t">
                <w:txbxContent>
                  <w:p w14:paraId="7FC33937" w14:textId="77777777" w:rsidR="005E1600" w:rsidRDefault="005E1600" w:rsidP="00C3446F">
                    <w:pPr>
                      <w:pStyle w:val="Standard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60"/>
                        <w:szCs w:val="160"/>
                      </w:rPr>
                      <w:t>KOPIE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7456" behindDoc="1" locked="0" layoutInCell="0" allowOverlap="1" wp14:anchorId="5380E908" wp14:editId="1378B44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982335" cy="1631315"/>
              <wp:effectExtent l="0" t="1914525" r="0" b="1521460"/>
              <wp:wrapNone/>
              <wp:docPr id="9" name="Textfeld 9" descr="[Correspondence.Watermark.Archive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982335" cy="163131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954A38" w14:textId="77777777" w:rsidR="005E1600" w:rsidRDefault="005E1600" w:rsidP="00C3446F">
                          <w:pPr>
                            <w:pStyle w:val="Standard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ARCHIV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80E908" id="Textfeld 9" o:spid="_x0000_s1051" type="#_x0000_t202" alt="[Correspondence.Watermark.Archive]" style="position:absolute;margin-left:0;margin-top:0;width:471.05pt;height:128.45pt;rotation:-45;z-index:-251649024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" o:allowincell="f" filled="f" stroked="f">
              <v:stroke joinstyle="round"/>
              <o:lock v:ext="edit" shapetype="t"/>
              <v:textbox style="mso-fit-shape-to-text:t">
                <w:txbxContent>
                  <w:p w14:paraId="13954A38" w14:textId="77777777" w:rsidR="005E1600" w:rsidRDefault="005E1600" w:rsidP="00C3446F">
                    <w:pPr>
                      <w:pStyle w:val="Standard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ARCHIV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45720" distB="45720" distL="114300" distR="114300" simplePos="0" relativeHeight="251649024" behindDoc="0" locked="1" layoutInCell="1" allowOverlap="1" wp14:anchorId="18A979AA" wp14:editId="38AD2F1F">
              <wp:simplePos x="0" y="0"/>
              <wp:positionH relativeFrom="leftMargin">
                <wp:posOffset>3776345</wp:posOffset>
              </wp:positionH>
              <wp:positionV relativeFrom="page">
                <wp:posOffset>408305</wp:posOffset>
              </wp:positionV>
              <wp:extent cx="3239770" cy="1184275"/>
              <wp:effectExtent l="0" t="0" r="0" b="0"/>
              <wp:wrapNone/>
              <wp:docPr id="217" name="Textfeld 217" descr="[Correspondence.PrePrinted]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9770" cy="1184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89056D" w14:textId="77777777" w:rsidR="005E1600" w:rsidRPr="002130BF" w:rsidRDefault="005E1600" w:rsidP="00D34DE5">
                          <w:r w:rsidRPr="002130BF">
                            <w:t>Eidgenössisches Departement für Verteidigung,</w:t>
                          </w:r>
                          <w:r w:rsidRPr="002130BF">
                            <w:br/>
                            <w:t>Bevölkerungsschutz und Sport VBS</w:t>
                          </w:r>
                        </w:p>
                        <w:p w14:paraId="03A20E3A" w14:textId="77777777" w:rsidR="005E1600" w:rsidRPr="00B0469B" w:rsidRDefault="005E1600" w:rsidP="00442C4E">
                          <w:pPr>
                            <w:spacing w:after="160"/>
                            <w:rPr>
                              <w:b/>
                            </w:rPr>
                          </w:pPr>
                          <w:fldSimple w:instr=" DOCVARIABLE  &quot;VLM:Dokument.Absender.Kopf.Verwaltungseinheit.Amt.Lang&quot;  \* MERGEFORMAT " w:fldLock="1">
                            <w:r>
                              <w:rPr>
                                <w:b/>
                              </w:rPr>
                              <w:t>Bundesamt für Landestopografie</w:t>
                            </w:r>
                          </w:fldSimple>
                          <w:r w:rsidRPr="00B0469B">
                            <w:rPr>
                              <w:b/>
                            </w:rPr>
                            <w:t xml:space="preserve"> </w:t>
                          </w:r>
                          <w:fldSimple w:instr=" DOCVARIABLE  &quot;VLM:Dokument.Absender.Kopf.Verwaltungseinheit.Amt.Kurz&quot;  \* MERGEFORMAT " w:fldLock="1">
                            <w:r>
                              <w:rPr>
                                <w:b/>
                              </w:rPr>
                              <w:t>swisstopo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A979AA" id="Textfeld 217" o:spid="_x0000_s1052" type="#_x0000_t202" alt="[Correspondence.PrePrinted]" style="position:absolute;margin-left:297.35pt;margin-top:32.15pt;width:255.1pt;height:93.25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" filled="f" stroked="f">
              <v:textbox inset="0,0,0,0">
                <w:txbxContent>
                  <w:p w14:paraId="6089056D" w14:textId="77777777" w:rsidR="005E1600" w:rsidRPr="002130BF" w:rsidRDefault="005E1600" w:rsidP="00D34DE5">
                    <w:r w:rsidRPr="002130BF">
                      <w:t>Eidgenössisches Departement für Verteidigung,</w:t>
                    </w:r>
                    <w:r w:rsidRPr="002130BF">
                      <w:br/>
                      <w:t>Bevölkerungsschutz und Sport VBS</w:t>
                    </w:r>
                  </w:p>
                  <w:p w14:paraId="03A20E3A" w14:textId="77777777" w:rsidR="005E1600" w:rsidRPr="00B0469B" w:rsidRDefault="005E1600" w:rsidP="00442C4E">
                    <w:pPr>
                      <w:spacing w:after="160"/>
                      <w:rPr>
                        <w:b/>
                      </w:rPr>
                    </w:pPr>
                    <w:fldSimple w:instr=" DOCVARIABLE  &quot;VLM:Dokument.Absender.Kopf.Verwaltungseinheit.Amt.Lang&quot;  \* MERGEFORMAT " w:fldLock="1">
                      <w:r>
                        <w:rPr>
                          <w:b/>
                        </w:rPr>
                        <w:t>Bundesamt für Landestopografie</w:t>
                      </w:r>
                    </w:fldSimple>
                    <w:r w:rsidRPr="00B0469B">
                      <w:rPr>
                        <w:b/>
                      </w:rPr>
                      <w:t xml:space="preserve"> </w:t>
                    </w:r>
                    <w:fldSimple w:instr=" DOCVARIABLE  &quot;VLM:Dokument.Absender.Kopf.Verwaltungseinheit.Amt.Kurz&quot;  \* MERGEFORMAT " w:fldLock="1">
                      <w:r>
                        <w:rPr>
                          <w:b/>
                        </w:rPr>
                        <w:t>swisstopo</w:t>
                      </w:r>
                    </w:fldSimple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Pr="00D66D13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0048" behindDoc="0" locked="1" layoutInCell="1" allowOverlap="1" wp14:anchorId="66F59339" wp14:editId="761DDF2D">
              <wp:simplePos x="0" y="0"/>
              <wp:positionH relativeFrom="rightMargin">
                <wp:posOffset>100330</wp:posOffset>
              </wp:positionH>
              <wp:positionV relativeFrom="page">
                <wp:posOffset>0</wp:posOffset>
              </wp:positionV>
              <wp:extent cx="0" cy="1591200"/>
              <wp:effectExtent l="19050" t="0" r="19050" b="9525"/>
              <wp:wrapTopAndBottom/>
              <wp:docPr id="3" name="Textfeld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1591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085B0B2" w14:textId="77777777" w:rsidR="005E1600" w:rsidRPr="00E358DE" w:rsidRDefault="005E1600" w:rsidP="00D34DE5">
                          <w:pPr>
                            <w:spacing w:after="0" w:line="14" w:lineRule="exact"/>
                            <w:ind w:left="-57"/>
                            <w:rPr>
                              <w:sz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6F59339" id="Textfeld 3" o:spid="_x0000_s1053" type="#_x0000_t202" style="position:absolute;margin-left:7.9pt;margin-top:0;width:0;height:125.3pt;z-index:2516500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" filled="f" stroked="f" strokeweight=".5pt">
              <v:textbox inset="0,0,0,0">
                <w:txbxContent>
                  <w:p w14:paraId="1085B0B2" w14:textId="77777777" w:rsidR="005E1600" w:rsidRPr="00E358DE" w:rsidRDefault="005E1600" w:rsidP="00D34DE5">
                    <w:pPr>
                      <w:spacing w:after="0" w:line="14" w:lineRule="exact"/>
                      <w:ind w:left="-57"/>
                      <w:rPr>
                        <w:sz w:val="2"/>
                      </w:rPr>
                    </w:pPr>
                  </w:p>
                </w:txbxContent>
              </v:textbox>
              <w10:wrap type="topAndBottom" anchorx="margin" anchory="page"/>
              <w10:anchorlock/>
            </v:shape>
          </w:pict>
        </mc:Fallback>
      </mc:AlternateContent>
    </w:r>
    <w:r w:rsidRPr="00C2445D">
      <w:rPr>
        <w:noProof/>
        <w:lang w:eastAsia="de-CH"/>
      </w:rPr>
      <w:drawing>
        <wp:anchor distT="0" distB="0" distL="114300" distR="114300" simplePos="0" relativeHeight="251651072" behindDoc="1" locked="1" layoutInCell="1" allowOverlap="1" wp14:anchorId="7307A9A5" wp14:editId="08041927">
          <wp:simplePos x="0" y="0"/>
          <wp:positionH relativeFrom="page">
            <wp:posOffset>720090</wp:posOffset>
          </wp:positionH>
          <wp:positionV relativeFrom="page">
            <wp:posOffset>431800</wp:posOffset>
          </wp:positionV>
          <wp:extent cx="1980000" cy="489600"/>
          <wp:effectExtent l="0" t="0" r="1270" b="5715"/>
          <wp:wrapNone/>
          <wp:docPr id="37" name="Grafik 37" descr="Logo Schweizerische Eidgenossenschaft&#10;[Correspondence.PrePrinted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sw_po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000" cy="48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6DC5C" w14:textId="77777777" w:rsidR="00DC7ECF" w:rsidRDefault="00DC7ECF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22B35" w14:textId="77777777" w:rsidR="00DC7ECF" w:rsidRDefault="00DC7ECF">
    <w:pPr>
      <w:pStyle w:val="Kopfzeil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913B5" w14:textId="77777777" w:rsidR="005E1600" w:rsidRPr="00E76A13" w:rsidRDefault="005E1600" w:rsidP="005125BE"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46DDE51D" wp14:editId="49AB5969">
              <wp:simplePos x="0" y="0"/>
              <wp:positionH relativeFrom="column">
                <wp:posOffset>1757238</wp:posOffset>
              </wp:positionH>
              <wp:positionV relativeFrom="paragraph">
                <wp:posOffset>4043542</wp:posOffset>
              </wp:positionV>
              <wp:extent cx="1828800" cy="1271472"/>
              <wp:effectExtent l="974090" t="0" r="955040" b="0"/>
              <wp:wrapNone/>
              <wp:docPr id="202" name="Textfeld 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604520">
                        <a:off x="0" y="0"/>
                        <a:ext cx="1828800" cy="12714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66F891" w14:textId="77777777" w:rsidR="005E1600" w:rsidRPr="005366C5" w:rsidRDefault="005E1600" w:rsidP="005366C5">
                          <w:pPr>
                            <w:tabs>
                              <w:tab w:val="center" w:pos="4536"/>
                              <w:tab w:val="right" w:pos="9072"/>
                            </w:tabs>
                            <w:spacing w:after="0" w:line="240" w:lineRule="auto"/>
                            <w:jc w:val="center"/>
                            <w:rPr>
                              <w:noProof/>
                              <w:color w:val="000000" w:themeColor="text1"/>
                              <w:sz w:val="180"/>
                              <w:szCs w:val="18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5366C5">
                            <w:rPr>
                              <w:noProof/>
                              <w:color w:val="000000" w:themeColor="text1"/>
                              <w:sz w:val="180"/>
                              <w:szCs w:val="18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Entwurf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DDE51D" id="_x0000_t202" coordsize="21600,21600" o:spt="202" path="m,l,21600r21600,l21600,xe">
              <v:stroke joinstyle="miter"/>
              <v:path gradientshapeok="t" o:connecttype="rect"/>
            </v:shapetype>
            <v:shape id="Textfeld 202" o:spid="_x0000_s1056" type="#_x0000_t202" style="position:absolute;margin-left:138.35pt;margin-top:318.4pt;width:2in;height:100.1pt;rotation:-3271863fd;z-index:2516807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" filled="f" stroked="f">
              <v:textbox>
                <w:txbxContent>
                  <w:p w14:paraId="6966F891" w14:textId="77777777" w:rsidR="005E1600" w:rsidRPr="005366C5" w:rsidRDefault="005E1600" w:rsidP="005366C5">
                    <w:pPr>
                      <w:tabs>
                        <w:tab w:val="center" w:pos="4536"/>
                        <w:tab w:val="right" w:pos="9072"/>
                      </w:tabs>
                      <w:spacing w:after="0" w:line="240" w:lineRule="auto"/>
                      <w:jc w:val="center"/>
                      <w:rPr>
                        <w:noProof/>
                        <w:color w:val="000000" w:themeColor="text1"/>
                        <w:sz w:val="180"/>
                        <w:szCs w:val="18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5366C5">
                      <w:rPr>
                        <w:noProof/>
                        <w:color w:val="000000" w:themeColor="text1"/>
                        <w:sz w:val="180"/>
                        <w:szCs w:val="18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Entwurf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de-CH"/>
      </w:rPr>
      <mc:AlternateContent>
        <mc:Choice Requires="wpc">
          <w:drawing>
            <wp:anchor distT="0" distB="0" distL="114300" distR="114300" simplePos="0" relativeHeight="251676672" behindDoc="1" locked="0" layoutInCell="1" allowOverlap="1" wp14:anchorId="4D91DCBF" wp14:editId="6FCE6FC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760720" cy="6713855"/>
              <wp:effectExtent l="0" t="0" r="1905" b="1270"/>
              <wp:wrapNone/>
              <wp:docPr id="40" name="Zeichenbereich 4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wpg:wgp>
                      <wpg:cNvPr id="203" name="RubiconCorrNoOriginal_58"/>
                      <wpg:cNvGrpSpPr>
                        <a:grpSpLocks/>
                      </wpg:cNvGrpSpPr>
                      <wpg:grpSpPr bwMode="auto">
                        <a:xfrm rot="18900000">
                          <a:off x="120333" y="1838748"/>
                          <a:ext cx="5519255" cy="2324603"/>
                          <a:chOff x="1666" y="6612"/>
                          <a:chExt cx="8692" cy="3661"/>
                        </a:xfrm>
                      </wpg:grpSpPr>
                      <wps:wsp>
                        <wps:cNvPr id="204" name="RubiconCorrNoOriginal_59" descr="[Correspondence.Watermark.NoOriginal]" hidden="1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3825" y="6612"/>
                            <a:ext cx="4382" cy="1836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F76ED3" w14:textId="77777777" w:rsidR="005E1600" w:rsidRDefault="005E1600" w:rsidP="00C3446F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KEIN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205" name="RubiconCorrNoOriginal_60" descr="[Correspondence.Watermark.NoOriginal]" hidden="1"/>
                        <wps:cNvSpPr txBox="1">
                          <a:spLocks noChangeAspect="1" noChangeArrowheads="1" noChangeShapeType="1" noTextEdit="1"/>
                        </wps:cNvSpPr>
                        <wps:spPr bwMode="auto">
                          <a:xfrm>
                            <a:off x="1666" y="8437"/>
                            <a:ext cx="8692" cy="1836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F3B715" w14:textId="77777777" w:rsidR="005E1600" w:rsidRDefault="005E1600" w:rsidP="00C3446F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D91DCBF" id="Zeichenbereich 40" o:spid="_x0000_s1057" editas="canvas" style="position:absolute;margin-left:0;margin-top:0;width:453.6pt;height:528.65pt;z-index:-251639808;mso-position-horizontal:center;mso-position-horizontal-relative:page;mso-position-vertical:center;mso-position-vertical-relative:page" coordsize="57607,6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58" type="#_x0000_t75" style="position:absolute;width:57607;height:67138;visibility:visible;mso-wrap-style:square">
                <v:fill o:detectmouseclick="t"/>
                <v:path o:connecttype="none"/>
              </v:shape>
              <v:group id="RubiconCorrNoOriginal_58" o:spid="_x0000_s1059" style="position:absolute;left:1203;top:18387;width:55192;height:23246;rotation:-45" coordorigin="1666,6612" coordsize="8692,3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">
                <v:shape id="RubiconCorrNoOriginal_59" o:spid="_x0000_s1060" type="#_x0000_t202" alt="[Correspondence.Watermark.NoOriginal]" style="position:absolute;left:3825;top:6612;width:4382;height:183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" filled="f" stroked="f">
                  <v:stroke joinstyle="round"/>
                  <o:lock v:ext="edit" shapetype="t"/>
                  <v:textbox style="mso-fit-shape-to-text:t">
                    <w:txbxContent>
                      <w:p w14:paraId="6AF76ED3" w14:textId="77777777" w:rsidR="005E1600" w:rsidRDefault="005E1600" w:rsidP="00C3446F">
                        <w:pPr>
                          <w:pStyle w:val="Standard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KEIN</w:t>
                        </w:r>
                      </w:p>
                    </w:txbxContent>
                  </v:textbox>
                </v:shape>
                <v:shape id="RubiconCorrNoOriginal_60" o:spid="_x0000_s1061" type="#_x0000_t202" alt="[Correspondence.Watermark.NoOriginal]" style="position:absolute;left:1666;top:8437;width:8692;height:183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" filled="f" stroked="f">
                  <v:stroke joinstyle="round"/>
                  <o:lock v:ext="edit" aspectratio="t" shapetype="t"/>
                  <v:textbox style="mso-fit-shape-to-text:t">
                    <w:txbxContent>
                      <w:p w14:paraId="52F3B715" w14:textId="77777777" w:rsidR="005E1600" w:rsidRDefault="005E1600" w:rsidP="00C3446F">
                        <w:pPr>
                          <w:pStyle w:val="Standard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ORIGINAL</w:t>
                        </w:r>
                      </w:p>
                    </w:txbxContent>
                  </v:textbox>
                </v:shape>
              </v:group>
              <w10:wrap anchorx="page" anchory="page"/>
            </v:group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77696" behindDoc="1" locked="0" layoutInCell="0" allowOverlap="1" wp14:anchorId="5DA38181" wp14:editId="64AC2C1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077585" cy="1657350"/>
              <wp:effectExtent l="0" t="1905000" r="0" b="1495425"/>
              <wp:wrapNone/>
              <wp:docPr id="206" name="Textfeld 206" descr="[Correspondence.Watermark.Draft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077585" cy="16573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D36D07" w14:textId="77777777" w:rsidR="005E1600" w:rsidRDefault="005E1600" w:rsidP="00C3446F">
                          <w:pPr>
                            <w:pStyle w:val="Standard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ENTWURF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38181" id="Textfeld 206" o:spid="_x0000_s1062" type="#_x0000_t202" alt="[Correspondence.Watermark.Draft]" style="position:absolute;margin-left:0;margin-top:0;width:478.55pt;height:130.5pt;rotation:-45;z-index:-251638784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" o:allowincell="f" filled="f" stroked="f">
              <v:stroke joinstyle="round"/>
              <o:lock v:ext="edit" shapetype="t"/>
              <v:textbox style="mso-fit-shape-to-text:t">
                <w:txbxContent>
                  <w:p w14:paraId="69D36D07" w14:textId="77777777" w:rsidR="005E1600" w:rsidRDefault="005E1600" w:rsidP="00C3446F">
                    <w:pPr>
                      <w:pStyle w:val="Standard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ENTWURF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78720" behindDoc="1" locked="0" layoutInCell="0" allowOverlap="1" wp14:anchorId="3C239232" wp14:editId="3BAC51F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209540" cy="2232660"/>
              <wp:effectExtent l="0" t="1495425" r="0" b="948690"/>
              <wp:wrapNone/>
              <wp:docPr id="207" name="Textfeld 207" descr="[Correspondence.Watermark.Copy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209540" cy="22326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9C8C8A" w14:textId="77777777" w:rsidR="005E1600" w:rsidRDefault="005E1600" w:rsidP="00C3446F">
                          <w:pPr>
                            <w:pStyle w:val="Standard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60"/>
                              <w:szCs w:val="160"/>
                            </w:rPr>
                            <w:t>KOPIE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239232" id="Textfeld 207" o:spid="_x0000_s1063" type="#_x0000_t202" alt="[Correspondence.Watermark.Copy]" style="position:absolute;margin-left:0;margin-top:0;width:410.2pt;height:175.8pt;rotation:-45;z-index:-251637760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" o:allowincell="f" filled="f" stroked="f">
              <v:stroke joinstyle="round"/>
              <o:lock v:ext="edit" shapetype="t"/>
              <v:textbox style="mso-fit-shape-to-text:t">
                <w:txbxContent>
                  <w:p w14:paraId="059C8C8A" w14:textId="77777777" w:rsidR="005E1600" w:rsidRDefault="005E1600" w:rsidP="00C3446F">
                    <w:pPr>
                      <w:pStyle w:val="Standard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60"/>
                        <w:szCs w:val="160"/>
                      </w:rPr>
                      <w:t>KOPIE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79744" behindDoc="1" locked="0" layoutInCell="0" allowOverlap="1" wp14:anchorId="5CD16DB6" wp14:editId="696AB80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982335" cy="1631315"/>
              <wp:effectExtent l="0" t="1914525" r="0" b="1521460"/>
              <wp:wrapNone/>
              <wp:docPr id="208" name="Textfeld 208" descr="[Correspondence.Watermark.Archive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982335" cy="163131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2A2FC7" w14:textId="77777777" w:rsidR="005E1600" w:rsidRDefault="005E1600" w:rsidP="00C3446F">
                          <w:pPr>
                            <w:pStyle w:val="Standard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ARCHIV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D16DB6" id="Textfeld 208" o:spid="_x0000_s1064" type="#_x0000_t202" alt="[Correspondence.Watermark.Archive]" style="position:absolute;margin-left:0;margin-top:0;width:471.05pt;height:128.45pt;rotation:-45;z-index:-251636736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" o:allowincell="f" filled="f" stroked="f">
              <v:stroke joinstyle="round"/>
              <o:lock v:ext="edit" shapetype="t"/>
              <v:textbox style="mso-fit-shape-to-text:t">
                <w:txbxContent>
                  <w:p w14:paraId="582A2FC7" w14:textId="77777777" w:rsidR="005E1600" w:rsidRDefault="005E1600" w:rsidP="00C3446F">
                    <w:pPr>
                      <w:pStyle w:val="Standard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ARCHIV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45720" distB="45720" distL="114300" distR="114300" simplePos="0" relativeHeight="251673600" behindDoc="0" locked="1" layoutInCell="1" allowOverlap="1" wp14:anchorId="3E23E23A" wp14:editId="01AAAF8E">
              <wp:simplePos x="0" y="0"/>
              <wp:positionH relativeFrom="leftMargin">
                <wp:posOffset>3776345</wp:posOffset>
              </wp:positionH>
              <wp:positionV relativeFrom="page">
                <wp:posOffset>408305</wp:posOffset>
              </wp:positionV>
              <wp:extent cx="3239770" cy="1184275"/>
              <wp:effectExtent l="0" t="0" r="0" b="0"/>
              <wp:wrapNone/>
              <wp:docPr id="209" name="Textfeld 209" descr="[Correspondence.PrePrinted]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9770" cy="1184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B2CF9C" w14:textId="77777777" w:rsidR="005E1600" w:rsidRPr="002130BF" w:rsidRDefault="005E1600" w:rsidP="00D34DE5">
                          <w:r w:rsidRPr="002130BF">
                            <w:t>Eidgenössisches Departement für Verteidigung,</w:t>
                          </w:r>
                          <w:r w:rsidRPr="002130BF">
                            <w:br/>
                            <w:t>Bevölkerungsschutz und Sport VBS</w:t>
                          </w:r>
                        </w:p>
                        <w:p w14:paraId="0FD372C2" w14:textId="77777777" w:rsidR="005E1600" w:rsidRPr="00B0469B" w:rsidRDefault="005E1600" w:rsidP="00D34DE5">
                          <w:pPr>
                            <w:rPr>
                              <w:b/>
                            </w:rPr>
                          </w:pPr>
                          <w:fldSimple w:instr=" DOCVARIABLE  &quot;VLM:Dokument.Absender.Kopf.Verwaltungseinheit.Amt.Lang&quot;  \* MERGEFORMAT " w:fldLock="1">
                            <w:r>
                              <w:rPr>
                                <w:b/>
                              </w:rPr>
                              <w:t>Bundesamt für Landestopografie</w:t>
                            </w:r>
                          </w:fldSimple>
                          <w:r w:rsidRPr="00B0469B">
                            <w:rPr>
                              <w:b/>
                            </w:rPr>
                            <w:t xml:space="preserve"> </w:t>
                          </w:r>
                          <w:fldSimple w:instr=" DOCVARIABLE  &quot;VLM:Dokument.Absender.Kopf.Verwaltungseinheit.Amt.Kurz&quot;  \* MERGEFORMAT " w:fldLock="1">
                            <w:r>
                              <w:rPr>
                                <w:b/>
                              </w:rPr>
                              <w:t>swisstopo</w:t>
                            </w:r>
                          </w:fldSimple>
                        </w:p>
                        <w:p w14:paraId="3DE64336" w14:textId="77777777" w:rsidR="005E1600" w:rsidRPr="002130BF" w:rsidRDefault="005E1600" w:rsidP="00D34DE5"/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23E23A" id="Textfeld 209" o:spid="_x0000_s1065" type="#_x0000_t202" alt="[Correspondence.PrePrinted]" style="position:absolute;margin-left:297.35pt;margin-top:32.15pt;width:255.1pt;height:93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" filled="f" stroked="f">
              <v:textbox inset="0,0,0,0">
                <w:txbxContent>
                  <w:p w14:paraId="3DB2CF9C" w14:textId="77777777" w:rsidR="005E1600" w:rsidRPr="002130BF" w:rsidRDefault="005E1600" w:rsidP="00D34DE5">
                    <w:r w:rsidRPr="002130BF">
                      <w:t>Eidgenössisches Departement für Verteidigung,</w:t>
                    </w:r>
                    <w:r w:rsidRPr="002130BF">
                      <w:br/>
                      <w:t>Bevölkerungsschutz und Sport VBS</w:t>
                    </w:r>
                  </w:p>
                  <w:p w14:paraId="0FD372C2" w14:textId="77777777" w:rsidR="005E1600" w:rsidRPr="00B0469B" w:rsidRDefault="005E1600" w:rsidP="00D34DE5">
                    <w:pPr>
                      <w:rPr>
                        <w:b/>
                      </w:rPr>
                    </w:pPr>
                    <w:fldSimple w:instr=" DOCVARIABLE  &quot;VLM:Dokument.Absender.Kopf.Verwaltungseinheit.Amt.Lang&quot;  \* MERGEFORMAT " w:fldLock="1">
                      <w:r>
                        <w:rPr>
                          <w:b/>
                        </w:rPr>
                        <w:t>Bundesamt für Landestopografie</w:t>
                      </w:r>
                    </w:fldSimple>
                    <w:r w:rsidRPr="00B0469B">
                      <w:rPr>
                        <w:b/>
                      </w:rPr>
                      <w:t xml:space="preserve"> </w:t>
                    </w:r>
                    <w:fldSimple w:instr=" DOCVARIABLE  &quot;VLM:Dokument.Absender.Kopf.Verwaltungseinheit.Amt.Kurz&quot;  \* MERGEFORMAT " w:fldLock="1">
                      <w:r>
                        <w:rPr>
                          <w:b/>
                        </w:rPr>
                        <w:t>swisstopo</w:t>
                      </w:r>
                    </w:fldSimple>
                  </w:p>
                  <w:p w14:paraId="3DE64336" w14:textId="77777777" w:rsidR="005E1600" w:rsidRPr="002130BF" w:rsidRDefault="005E1600" w:rsidP="00D34DE5"/>
                </w:txbxContent>
              </v:textbox>
              <w10:wrap anchorx="margin" anchory="page"/>
              <w10:anchorlock/>
            </v:shape>
          </w:pict>
        </mc:Fallback>
      </mc:AlternateContent>
    </w:r>
    <w:r w:rsidRPr="00D66D13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74624" behindDoc="0" locked="1" layoutInCell="1" allowOverlap="1" wp14:anchorId="0C1D7DF5" wp14:editId="6275C94A">
              <wp:simplePos x="0" y="0"/>
              <wp:positionH relativeFrom="rightMargin">
                <wp:posOffset>100330</wp:posOffset>
              </wp:positionH>
              <wp:positionV relativeFrom="page">
                <wp:posOffset>0</wp:posOffset>
              </wp:positionV>
              <wp:extent cx="0" cy="1591200"/>
              <wp:effectExtent l="19050" t="0" r="19050" b="9525"/>
              <wp:wrapTopAndBottom/>
              <wp:docPr id="210" name="Textfeld 2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1591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0B3A55B" w14:textId="77777777" w:rsidR="005E1600" w:rsidRPr="00E358DE" w:rsidRDefault="005E1600" w:rsidP="00D34DE5">
                          <w:pPr>
                            <w:spacing w:after="0" w:line="14" w:lineRule="exact"/>
                            <w:ind w:left="-57"/>
                            <w:rPr>
                              <w:sz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1D7DF5" id="Textfeld 210" o:spid="_x0000_s1066" type="#_x0000_t202" style="position:absolute;margin-left:7.9pt;margin-top:0;width:0;height:125.3pt;z-index:2516746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" filled="f" stroked="f" strokeweight=".5pt">
              <v:textbox inset="0,0,0,0">
                <w:txbxContent>
                  <w:p w14:paraId="20B3A55B" w14:textId="77777777" w:rsidR="005E1600" w:rsidRPr="00E358DE" w:rsidRDefault="005E1600" w:rsidP="00D34DE5">
                    <w:pPr>
                      <w:spacing w:after="0" w:line="14" w:lineRule="exact"/>
                      <w:ind w:left="-57"/>
                      <w:rPr>
                        <w:sz w:val="2"/>
                      </w:rPr>
                    </w:pPr>
                  </w:p>
                </w:txbxContent>
              </v:textbox>
              <w10:wrap type="topAndBottom" anchorx="margin" anchory="page"/>
              <w10:anchorlock/>
            </v:shape>
          </w:pict>
        </mc:Fallback>
      </mc:AlternateContent>
    </w:r>
    <w:r w:rsidRPr="00C2445D">
      <w:rPr>
        <w:noProof/>
        <w:lang w:eastAsia="de-CH"/>
      </w:rPr>
      <w:drawing>
        <wp:anchor distT="0" distB="0" distL="114300" distR="114300" simplePos="0" relativeHeight="251675648" behindDoc="1" locked="1" layoutInCell="1" allowOverlap="1" wp14:anchorId="5BB80FF0" wp14:editId="3F48429A">
          <wp:simplePos x="0" y="0"/>
          <wp:positionH relativeFrom="page">
            <wp:posOffset>720090</wp:posOffset>
          </wp:positionH>
          <wp:positionV relativeFrom="page">
            <wp:posOffset>431800</wp:posOffset>
          </wp:positionV>
          <wp:extent cx="1980000" cy="489600"/>
          <wp:effectExtent l="0" t="0" r="1270" b="5715"/>
          <wp:wrapNone/>
          <wp:docPr id="42" name="Grafik 42" descr="Logo Schweizerische Eidgenossenschaft&#10;[Correspondence.PrePrinted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sw_po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000" cy="48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357"/>
    <w:multiLevelType w:val="multilevel"/>
    <w:tmpl w:val="FD84783C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BF10CE"/>
    <w:multiLevelType w:val="multilevel"/>
    <w:tmpl w:val="A9360648"/>
    <w:lvl w:ilvl="0">
      <w:start w:val="1"/>
      <w:numFmt w:val="upperLetter"/>
      <w:pStyle w:val="Anhang1"/>
      <w:lvlText w:val="Anhang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Anha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Anha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7D33E8C"/>
    <w:multiLevelType w:val="multilevel"/>
    <w:tmpl w:val="FDDEB3BC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418" w:hanging="1418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701" w:hanging="1701"/>
      </w:pPr>
      <w:rPr>
        <w:rFonts w:hint="default"/>
      </w:rPr>
    </w:lvl>
  </w:abstractNum>
  <w:abstractNum w:abstractNumId="3" w15:restartNumberingAfterBreak="0">
    <w:nsid w:val="25D7700A"/>
    <w:multiLevelType w:val="multilevel"/>
    <w:tmpl w:val="0166FA7A"/>
    <w:lvl w:ilvl="0">
      <w:start w:val="1"/>
      <w:numFmt w:val="decimal"/>
      <w:pStyle w:val="ListWithNumbers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51" w:hanging="426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01" w:hanging="425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126" w:hanging="425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7" w:hanging="425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3402" w:hanging="425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3827" w:hanging="425"/>
      </w:pPr>
      <w:rPr>
        <w:rFonts w:hint="default"/>
      </w:rPr>
    </w:lvl>
  </w:abstractNum>
  <w:abstractNum w:abstractNumId="4" w15:restartNumberingAfterBreak="0">
    <w:nsid w:val="28D94BE8"/>
    <w:multiLevelType w:val="hybridMultilevel"/>
    <w:tmpl w:val="2FAAE716"/>
    <w:lvl w:ilvl="0" w:tplc="1B62D92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8712AA"/>
    <w:multiLevelType w:val="hybridMultilevel"/>
    <w:tmpl w:val="EB1AECA8"/>
    <w:lvl w:ilvl="0" w:tplc="F6025D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C92B73"/>
    <w:multiLevelType w:val="hybridMultilevel"/>
    <w:tmpl w:val="F31075C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095982"/>
    <w:multiLevelType w:val="multilevel"/>
    <w:tmpl w:val="079AF0CC"/>
    <w:styleLink w:val="Aufzhlung"/>
    <w:lvl w:ilvl="0">
      <w:start w:val="1"/>
      <w:numFmt w:val="bullet"/>
      <w:lvlText w:val="-"/>
      <w:lvlJc w:val="left"/>
      <w:pPr>
        <w:ind w:left="227" w:hanging="114"/>
      </w:pPr>
      <w:rPr>
        <w:rFonts w:ascii="Arial" w:hAnsi="Arial" w:hint="default"/>
      </w:rPr>
    </w:lvl>
    <w:lvl w:ilvl="1">
      <w:start w:val="1"/>
      <w:numFmt w:val="bullet"/>
      <w:lvlText w:val="-"/>
      <w:lvlJc w:val="left"/>
      <w:pPr>
        <w:ind w:left="794" w:hanging="114"/>
      </w:pPr>
      <w:rPr>
        <w:rFonts w:ascii="Arial" w:hAnsi="Arial" w:hint="default"/>
      </w:rPr>
    </w:lvl>
    <w:lvl w:ilvl="2">
      <w:start w:val="1"/>
      <w:numFmt w:val="bullet"/>
      <w:lvlText w:val="-"/>
      <w:lvlJc w:val="left"/>
      <w:pPr>
        <w:ind w:left="1361" w:hanging="114"/>
      </w:pPr>
      <w:rPr>
        <w:rFonts w:ascii="Arial" w:hAnsi="Arial" w:hint="default"/>
      </w:rPr>
    </w:lvl>
    <w:lvl w:ilvl="3">
      <w:start w:val="1"/>
      <w:numFmt w:val="bullet"/>
      <w:lvlText w:val="-"/>
      <w:lvlJc w:val="left"/>
      <w:pPr>
        <w:ind w:left="1928" w:hanging="114"/>
      </w:pPr>
      <w:rPr>
        <w:rFonts w:ascii="Arial" w:hAnsi="Aria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344AAD"/>
    <w:multiLevelType w:val="hybridMultilevel"/>
    <w:tmpl w:val="22BE430A"/>
    <w:lvl w:ilvl="0" w:tplc="1304DCD8">
      <w:start w:val="1"/>
      <w:numFmt w:val="bullet"/>
      <w:pStyle w:val="Listenabsat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111207">
    <w:abstractNumId w:val="2"/>
  </w:num>
  <w:num w:numId="2" w16cid:durableId="889850928">
    <w:abstractNumId w:val="7"/>
  </w:num>
  <w:num w:numId="3" w16cid:durableId="2064325513">
    <w:abstractNumId w:val="0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ascii="Arial" w:hAnsi="Arial" w:hint="default"/>
          <w:b/>
          <w:i w:val="0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1850" w:hanging="432"/>
        </w:pPr>
        <w:rPr>
          <w:rFonts w:ascii="Arial" w:hAnsi="Arial"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berschrift3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ascii="Arial" w:hAnsi="Arial" w:hint="default"/>
          <w:b/>
          <w:i w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4" w16cid:durableId="701441437">
    <w:abstractNumId w:val="4"/>
  </w:num>
  <w:num w:numId="5" w16cid:durableId="1968078676">
    <w:abstractNumId w:val="1"/>
  </w:num>
  <w:num w:numId="6" w16cid:durableId="167134423">
    <w:abstractNumId w:val="6"/>
  </w:num>
  <w:num w:numId="7" w16cid:durableId="1472206926">
    <w:abstractNumId w:val="3"/>
  </w:num>
  <w:num w:numId="8" w16cid:durableId="769739619">
    <w:abstractNumId w:val="5"/>
  </w:num>
  <w:num w:numId="9" w16cid:durableId="629677594">
    <w:abstractNumId w:val="8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crì Francesco BJ">
    <w15:presenceInfo w15:providerId="AD" w15:userId="S::francesco.macri@bj.admin.ch::7ac58cf5-a94c-4a28-8536-ba960d3b4e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activeWritingStyle w:appName="MSWord" w:lang="de-AT" w:vendorID="64" w:dllVersion="6" w:nlCheck="1" w:checkStyle="0"/>
  <w:activeWritingStyle w:appName="MSWord" w:lang="en-US" w:vendorID="64" w:dllVersion="6" w:nlCheck="1" w:checkStyle="1"/>
  <w:activeWritingStyle w:appName="MSWord" w:lang="de-CH" w:vendorID="64" w:dllVersion="6" w:nlCheck="1" w:checkStyle="0"/>
  <w:activeWritingStyle w:appName="MSWord" w:lang="it-CH" w:vendorID="64" w:dllVersion="6" w:nlCheck="1" w:checkStyle="0"/>
  <w:activeWritingStyle w:appName="MSWord" w:lang="de-DE" w:vendorID="64" w:dllVersion="6" w:nlCheck="1" w:checkStyle="0"/>
  <w:activeWritingStyle w:appName="MSWord" w:lang="fr-CH" w:vendorID="64" w:dllVersion="6" w:nlCheck="1" w:checkStyle="0"/>
  <w:activeWritingStyle w:appName="MSWord" w:lang="fr-FR" w:vendorID="64" w:dllVersion="6" w:nlCheck="1" w:checkStyle="0"/>
  <w:activeWritingStyle w:appName="MSWord" w:lang="de-CH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fr-FR" w:vendorID="64" w:dllVersion="4096" w:nlCheck="1" w:checkStyle="0"/>
  <w:activeWritingStyle w:appName="MSWord" w:lang="de-CH" w:vendorID="64" w:dllVersion="0" w:nlCheck="1" w:checkStyle="0"/>
  <w:activeWritingStyle w:appName="MSWord" w:lang="en-US" w:vendorID="64" w:dllVersion="0" w:nlCheck="1" w:checkStyle="0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trackRevisions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LM:Dokument.Absender.Fuss.Person.Nachname" w:val="Bürki Gyger"/>
    <w:docVar w:name="VLM:Dokument.Absender.Fuss.Person.Vorname" w:val="Elisabeth"/>
    <w:docVar w:name="VLM:Dokument.Absender.Kopf.Verwaltungseinheit.Amt.Kurz" w:val="swisstopo"/>
    <w:docVar w:name="VLM:Dokument.Absender.Kopf.Verwaltungseinheit.Amt.Lang" w:val="Bundesamt für Landestopografie"/>
    <w:docVar w:name="VLM:Dokument.Erstellungsdatum.Langformat" w:val="11. November 2020"/>
    <w:docVar w:name="VLM:Dokument.Geschaeftsdetails.Betreff" w:val="Bericht Acta Nova"/>
    <w:docVar w:name="VLM:Dokument.Geschaeftsdetails.Geschaeftsnummer" w:val="swisstopo-032.2-4/2"/>
    <w:docVar w:name="VLM:Dokument.Geschaeftsdetails.Referenz" w:val="swisstopo-D-973E3401/265"/>
    <w:docVar w:name="VLM:Dokument.ID" w:val="ActaNovaDocument|6f54b2fc-d682-4bce-a869-43fd54fb54dc|System.Guid"/>
    <w:docVar w:name="VLM:Dokument.Klassifizierung.Beilagen" w:val="﻿"/>
    <w:docVar w:name="VLM:Dokument.Klassifizierung.Dokument" w:val="﻿"/>
  </w:docVars>
  <w:rsids>
    <w:rsidRoot w:val="0028163C"/>
    <w:rsid w:val="000002BB"/>
    <w:rsid w:val="000012C5"/>
    <w:rsid w:val="00002A8D"/>
    <w:rsid w:val="0000433E"/>
    <w:rsid w:val="0000541E"/>
    <w:rsid w:val="00005E3D"/>
    <w:rsid w:val="00006AF9"/>
    <w:rsid w:val="0001009E"/>
    <w:rsid w:val="00010FD4"/>
    <w:rsid w:val="00013166"/>
    <w:rsid w:val="00014844"/>
    <w:rsid w:val="00014E29"/>
    <w:rsid w:val="00015772"/>
    <w:rsid w:val="0001791A"/>
    <w:rsid w:val="00020319"/>
    <w:rsid w:val="00020725"/>
    <w:rsid w:val="00021144"/>
    <w:rsid w:val="000211AD"/>
    <w:rsid w:val="00023DFD"/>
    <w:rsid w:val="00025055"/>
    <w:rsid w:val="00025188"/>
    <w:rsid w:val="00025940"/>
    <w:rsid w:val="00030AE5"/>
    <w:rsid w:val="00031DCF"/>
    <w:rsid w:val="00032573"/>
    <w:rsid w:val="00033528"/>
    <w:rsid w:val="00037EBC"/>
    <w:rsid w:val="00046352"/>
    <w:rsid w:val="0004708B"/>
    <w:rsid w:val="00050200"/>
    <w:rsid w:val="00050F4B"/>
    <w:rsid w:val="00051830"/>
    <w:rsid w:val="00052107"/>
    <w:rsid w:val="0005411D"/>
    <w:rsid w:val="0005531C"/>
    <w:rsid w:val="00057527"/>
    <w:rsid w:val="000602BA"/>
    <w:rsid w:val="00060EEB"/>
    <w:rsid w:val="00061233"/>
    <w:rsid w:val="00061B02"/>
    <w:rsid w:val="00062A4E"/>
    <w:rsid w:val="00063BFE"/>
    <w:rsid w:val="00064F05"/>
    <w:rsid w:val="000672BC"/>
    <w:rsid w:val="000674AF"/>
    <w:rsid w:val="000700EB"/>
    <w:rsid w:val="000701AC"/>
    <w:rsid w:val="000712DA"/>
    <w:rsid w:val="00071F49"/>
    <w:rsid w:val="00073337"/>
    <w:rsid w:val="00076236"/>
    <w:rsid w:val="00076680"/>
    <w:rsid w:val="000800F3"/>
    <w:rsid w:val="00080AF9"/>
    <w:rsid w:val="000825C6"/>
    <w:rsid w:val="00083E82"/>
    <w:rsid w:val="000845C6"/>
    <w:rsid w:val="000853D6"/>
    <w:rsid w:val="00086AC6"/>
    <w:rsid w:val="00087E80"/>
    <w:rsid w:val="00090D2F"/>
    <w:rsid w:val="00091E90"/>
    <w:rsid w:val="000953E3"/>
    <w:rsid w:val="00096DD0"/>
    <w:rsid w:val="000A0FC1"/>
    <w:rsid w:val="000A4237"/>
    <w:rsid w:val="000A6CBE"/>
    <w:rsid w:val="000B0008"/>
    <w:rsid w:val="000B0F0A"/>
    <w:rsid w:val="000B27DE"/>
    <w:rsid w:val="000B3AD8"/>
    <w:rsid w:val="000B3B3B"/>
    <w:rsid w:val="000B6EC4"/>
    <w:rsid w:val="000C1D27"/>
    <w:rsid w:val="000C2BDE"/>
    <w:rsid w:val="000C32F1"/>
    <w:rsid w:val="000C496F"/>
    <w:rsid w:val="000C5E36"/>
    <w:rsid w:val="000D0E47"/>
    <w:rsid w:val="000D3FE2"/>
    <w:rsid w:val="000D5590"/>
    <w:rsid w:val="000D57A7"/>
    <w:rsid w:val="000D7221"/>
    <w:rsid w:val="000D73F6"/>
    <w:rsid w:val="000E0FA2"/>
    <w:rsid w:val="000E5A0C"/>
    <w:rsid w:val="000F18C3"/>
    <w:rsid w:val="000F24DC"/>
    <w:rsid w:val="000F4FA6"/>
    <w:rsid w:val="000F584E"/>
    <w:rsid w:val="000F601F"/>
    <w:rsid w:val="000F6ADF"/>
    <w:rsid w:val="000F728F"/>
    <w:rsid w:val="00100A2B"/>
    <w:rsid w:val="00101C58"/>
    <w:rsid w:val="001053A6"/>
    <w:rsid w:val="00105411"/>
    <w:rsid w:val="001058D8"/>
    <w:rsid w:val="00105C98"/>
    <w:rsid w:val="0010628B"/>
    <w:rsid w:val="00110546"/>
    <w:rsid w:val="00111437"/>
    <w:rsid w:val="00111ACE"/>
    <w:rsid w:val="001142F9"/>
    <w:rsid w:val="00115094"/>
    <w:rsid w:val="00115DCC"/>
    <w:rsid w:val="00117677"/>
    <w:rsid w:val="001178AF"/>
    <w:rsid w:val="00121B45"/>
    <w:rsid w:val="001249FF"/>
    <w:rsid w:val="00124F6B"/>
    <w:rsid w:val="001301E1"/>
    <w:rsid w:val="0013334D"/>
    <w:rsid w:val="0013395C"/>
    <w:rsid w:val="001376A3"/>
    <w:rsid w:val="00137C50"/>
    <w:rsid w:val="00140269"/>
    <w:rsid w:val="00140538"/>
    <w:rsid w:val="00140B10"/>
    <w:rsid w:val="00144516"/>
    <w:rsid w:val="00145B62"/>
    <w:rsid w:val="00150DF4"/>
    <w:rsid w:val="00152603"/>
    <w:rsid w:val="00152B81"/>
    <w:rsid w:val="001544CC"/>
    <w:rsid w:val="0015458F"/>
    <w:rsid w:val="001605A7"/>
    <w:rsid w:val="00162BC0"/>
    <w:rsid w:val="001636F1"/>
    <w:rsid w:val="00165015"/>
    <w:rsid w:val="00165387"/>
    <w:rsid w:val="00165D1A"/>
    <w:rsid w:val="00166208"/>
    <w:rsid w:val="00167E8D"/>
    <w:rsid w:val="00170C5E"/>
    <w:rsid w:val="00171727"/>
    <w:rsid w:val="0017190B"/>
    <w:rsid w:val="00174DDB"/>
    <w:rsid w:val="00175052"/>
    <w:rsid w:val="00175FF9"/>
    <w:rsid w:val="00180843"/>
    <w:rsid w:val="0018560D"/>
    <w:rsid w:val="001862BC"/>
    <w:rsid w:val="0019143A"/>
    <w:rsid w:val="001928AE"/>
    <w:rsid w:val="00192FD9"/>
    <w:rsid w:val="00193677"/>
    <w:rsid w:val="00195FCD"/>
    <w:rsid w:val="00197336"/>
    <w:rsid w:val="001A0D91"/>
    <w:rsid w:val="001A0F16"/>
    <w:rsid w:val="001A37DE"/>
    <w:rsid w:val="001A383D"/>
    <w:rsid w:val="001A399E"/>
    <w:rsid w:val="001B2C9E"/>
    <w:rsid w:val="001B4FA2"/>
    <w:rsid w:val="001B5B23"/>
    <w:rsid w:val="001B6AC6"/>
    <w:rsid w:val="001C07DE"/>
    <w:rsid w:val="001C2041"/>
    <w:rsid w:val="001C2FD3"/>
    <w:rsid w:val="001C5FC2"/>
    <w:rsid w:val="001C6777"/>
    <w:rsid w:val="001C6ACE"/>
    <w:rsid w:val="001C799C"/>
    <w:rsid w:val="001D27F2"/>
    <w:rsid w:val="001D4D6C"/>
    <w:rsid w:val="001D51F0"/>
    <w:rsid w:val="001D5EC6"/>
    <w:rsid w:val="001D7633"/>
    <w:rsid w:val="001E01A0"/>
    <w:rsid w:val="001E030C"/>
    <w:rsid w:val="001E0B19"/>
    <w:rsid w:val="001E1D3A"/>
    <w:rsid w:val="001E405B"/>
    <w:rsid w:val="001E5C5C"/>
    <w:rsid w:val="001E6275"/>
    <w:rsid w:val="001E749A"/>
    <w:rsid w:val="001E768A"/>
    <w:rsid w:val="001F607E"/>
    <w:rsid w:val="001F650F"/>
    <w:rsid w:val="001F718C"/>
    <w:rsid w:val="001F71BA"/>
    <w:rsid w:val="001F7811"/>
    <w:rsid w:val="0020331F"/>
    <w:rsid w:val="0020335E"/>
    <w:rsid w:val="002072FE"/>
    <w:rsid w:val="00210F16"/>
    <w:rsid w:val="00211A21"/>
    <w:rsid w:val="002137D7"/>
    <w:rsid w:val="00214851"/>
    <w:rsid w:val="002163FF"/>
    <w:rsid w:val="0022189B"/>
    <w:rsid w:val="0022573D"/>
    <w:rsid w:val="00225E82"/>
    <w:rsid w:val="00225E8C"/>
    <w:rsid w:val="00227F76"/>
    <w:rsid w:val="002304FF"/>
    <w:rsid w:val="002314A3"/>
    <w:rsid w:val="002314BC"/>
    <w:rsid w:val="00231624"/>
    <w:rsid w:val="00231F17"/>
    <w:rsid w:val="00233764"/>
    <w:rsid w:val="00233E8B"/>
    <w:rsid w:val="00233F36"/>
    <w:rsid w:val="002341F7"/>
    <w:rsid w:val="002364B7"/>
    <w:rsid w:val="00236C24"/>
    <w:rsid w:val="00241E3C"/>
    <w:rsid w:val="00243B19"/>
    <w:rsid w:val="00244694"/>
    <w:rsid w:val="00244E33"/>
    <w:rsid w:val="0024560F"/>
    <w:rsid w:val="00247119"/>
    <w:rsid w:val="002507B8"/>
    <w:rsid w:val="0025530B"/>
    <w:rsid w:val="00256474"/>
    <w:rsid w:val="00256BF7"/>
    <w:rsid w:val="00260B47"/>
    <w:rsid w:val="002611EE"/>
    <w:rsid w:val="0026280B"/>
    <w:rsid w:val="00262BC8"/>
    <w:rsid w:val="002636D4"/>
    <w:rsid w:val="00264DC7"/>
    <w:rsid w:val="002654D9"/>
    <w:rsid w:val="00265D8D"/>
    <w:rsid w:val="002673C8"/>
    <w:rsid w:val="00271638"/>
    <w:rsid w:val="002718CD"/>
    <w:rsid w:val="00271ACB"/>
    <w:rsid w:val="0027236F"/>
    <w:rsid w:val="0028163C"/>
    <w:rsid w:val="002839F9"/>
    <w:rsid w:val="00284E2B"/>
    <w:rsid w:val="002906C5"/>
    <w:rsid w:val="00291BFD"/>
    <w:rsid w:val="0029531A"/>
    <w:rsid w:val="00296C1F"/>
    <w:rsid w:val="0029766B"/>
    <w:rsid w:val="00297DB2"/>
    <w:rsid w:val="002A22B9"/>
    <w:rsid w:val="002A3053"/>
    <w:rsid w:val="002A3128"/>
    <w:rsid w:val="002A7117"/>
    <w:rsid w:val="002B06EF"/>
    <w:rsid w:val="002B0AF3"/>
    <w:rsid w:val="002B11C2"/>
    <w:rsid w:val="002B1882"/>
    <w:rsid w:val="002B2FB4"/>
    <w:rsid w:val="002B466C"/>
    <w:rsid w:val="002B4AC8"/>
    <w:rsid w:val="002B4B68"/>
    <w:rsid w:val="002B74ED"/>
    <w:rsid w:val="002C1F65"/>
    <w:rsid w:val="002C25C1"/>
    <w:rsid w:val="002C2B70"/>
    <w:rsid w:val="002C45A2"/>
    <w:rsid w:val="002C5AD7"/>
    <w:rsid w:val="002C7504"/>
    <w:rsid w:val="002D23AE"/>
    <w:rsid w:val="002D2CDE"/>
    <w:rsid w:val="002D30DA"/>
    <w:rsid w:val="002D329F"/>
    <w:rsid w:val="002D4022"/>
    <w:rsid w:val="002D6F85"/>
    <w:rsid w:val="002D7E9C"/>
    <w:rsid w:val="002E18D9"/>
    <w:rsid w:val="002E1915"/>
    <w:rsid w:val="002E2654"/>
    <w:rsid w:val="002E39C4"/>
    <w:rsid w:val="002E4AB1"/>
    <w:rsid w:val="002F0043"/>
    <w:rsid w:val="002F0D97"/>
    <w:rsid w:val="002F1F02"/>
    <w:rsid w:val="002F2B8A"/>
    <w:rsid w:val="002F64CC"/>
    <w:rsid w:val="00303C58"/>
    <w:rsid w:val="0030507D"/>
    <w:rsid w:val="0030632A"/>
    <w:rsid w:val="00310D04"/>
    <w:rsid w:val="0031222A"/>
    <w:rsid w:val="00313378"/>
    <w:rsid w:val="00313C6A"/>
    <w:rsid w:val="00314064"/>
    <w:rsid w:val="00314418"/>
    <w:rsid w:val="00314CF3"/>
    <w:rsid w:val="00321259"/>
    <w:rsid w:val="00321D01"/>
    <w:rsid w:val="0032439F"/>
    <w:rsid w:val="00325C84"/>
    <w:rsid w:val="003278A0"/>
    <w:rsid w:val="00327F5B"/>
    <w:rsid w:val="0033024E"/>
    <w:rsid w:val="0033134B"/>
    <w:rsid w:val="0033287B"/>
    <w:rsid w:val="003328B7"/>
    <w:rsid w:val="00332FF1"/>
    <w:rsid w:val="003375DE"/>
    <w:rsid w:val="00340142"/>
    <w:rsid w:val="00340CC8"/>
    <w:rsid w:val="003436F1"/>
    <w:rsid w:val="00343868"/>
    <w:rsid w:val="0034467A"/>
    <w:rsid w:val="003447E1"/>
    <w:rsid w:val="00345780"/>
    <w:rsid w:val="00351016"/>
    <w:rsid w:val="00353403"/>
    <w:rsid w:val="00353E9C"/>
    <w:rsid w:val="003543BF"/>
    <w:rsid w:val="00356FFD"/>
    <w:rsid w:val="003630D4"/>
    <w:rsid w:val="00363155"/>
    <w:rsid w:val="00365199"/>
    <w:rsid w:val="0036614F"/>
    <w:rsid w:val="00367E4C"/>
    <w:rsid w:val="00371449"/>
    <w:rsid w:val="00371931"/>
    <w:rsid w:val="00372487"/>
    <w:rsid w:val="00372E55"/>
    <w:rsid w:val="003740DC"/>
    <w:rsid w:val="00375B67"/>
    <w:rsid w:val="00376B56"/>
    <w:rsid w:val="00376FCC"/>
    <w:rsid w:val="00381515"/>
    <w:rsid w:val="00386F52"/>
    <w:rsid w:val="003877E6"/>
    <w:rsid w:val="00387A1A"/>
    <w:rsid w:val="003902AF"/>
    <w:rsid w:val="003911C7"/>
    <w:rsid w:val="003920DF"/>
    <w:rsid w:val="00392EA3"/>
    <w:rsid w:val="0039577C"/>
    <w:rsid w:val="00396846"/>
    <w:rsid w:val="003974CD"/>
    <w:rsid w:val="003A03BD"/>
    <w:rsid w:val="003A0A67"/>
    <w:rsid w:val="003A3DC5"/>
    <w:rsid w:val="003B28DC"/>
    <w:rsid w:val="003B63AE"/>
    <w:rsid w:val="003B6442"/>
    <w:rsid w:val="003B7993"/>
    <w:rsid w:val="003C23BB"/>
    <w:rsid w:val="003C3941"/>
    <w:rsid w:val="003C3B35"/>
    <w:rsid w:val="003D01CA"/>
    <w:rsid w:val="003D1472"/>
    <w:rsid w:val="003D2876"/>
    <w:rsid w:val="003D477F"/>
    <w:rsid w:val="003D5E96"/>
    <w:rsid w:val="003E3910"/>
    <w:rsid w:val="003E521E"/>
    <w:rsid w:val="003E54A5"/>
    <w:rsid w:val="003E5D42"/>
    <w:rsid w:val="003E7A7C"/>
    <w:rsid w:val="003F3611"/>
    <w:rsid w:val="003F45AC"/>
    <w:rsid w:val="003F5F62"/>
    <w:rsid w:val="003F7E1C"/>
    <w:rsid w:val="004001E8"/>
    <w:rsid w:val="00400385"/>
    <w:rsid w:val="0040429C"/>
    <w:rsid w:val="004044A2"/>
    <w:rsid w:val="00406520"/>
    <w:rsid w:val="00407FAD"/>
    <w:rsid w:val="00411814"/>
    <w:rsid w:val="00411DC2"/>
    <w:rsid w:val="00414FB1"/>
    <w:rsid w:val="004155AE"/>
    <w:rsid w:val="00416967"/>
    <w:rsid w:val="00416F8A"/>
    <w:rsid w:val="00417399"/>
    <w:rsid w:val="00417E69"/>
    <w:rsid w:val="00425A79"/>
    <w:rsid w:val="00426ABB"/>
    <w:rsid w:val="00433F89"/>
    <w:rsid w:val="00434C00"/>
    <w:rsid w:val="004355D6"/>
    <w:rsid w:val="0043589D"/>
    <w:rsid w:val="004424CB"/>
    <w:rsid w:val="00442C4E"/>
    <w:rsid w:val="00444821"/>
    <w:rsid w:val="00454966"/>
    <w:rsid w:val="00454B70"/>
    <w:rsid w:val="00456F8B"/>
    <w:rsid w:val="00460138"/>
    <w:rsid w:val="00462503"/>
    <w:rsid w:val="00462C90"/>
    <w:rsid w:val="0046561C"/>
    <w:rsid w:val="004656FB"/>
    <w:rsid w:val="00466AEA"/>
    <w:rsid w:val="00477782"/>
    <w:rsid w:val="004805A6"/>
    <w:rsid w:val="00480E5F"/>
    <w:rsid w:val="00481F18"/>
    <w:rsid w:val="00481FCF"/>
    <w:rsid w:val="004822AA"/>
    <w:rsid w:val="00482BAB"/>
    <w:rsid w:val="0048352B"/>
    <w:rsid w:val="004844DE"/>
    <w:rsid w:val="00484DA0"/>
    <w:rsid w:val="0048617C"/>
    <w:rsid w:val="004862CE"/>
    <w:rsid w:val="00486340"/>
    <w:rsid w:val="00487219"/>
    <w:rsid w:val="004923F9"/>
    <w:rsid w:val="004928BE"/>
    <w:rsid w:val="00492E06"/>
    <w:rsid w:val="004937D6"/>
    <w:rsid w:val="0049384A"/>
    <w:rsid w:val="00496324"/>
    <w:rsid w:val="004A2E3E"/>
    <w:rsid w:val="004A4872"/>
    <w:rsid w:val="004A4ED4"/>
    <w:rsid w:val="004A5815"/>
    <w:rsid w:val="004B1614"/>
    <w:rsid w:val="004B1762"/>
    <w:rsid w:val="004B197F"/>
    <w:rsid w:val="004B25C4"/>
    <w:rsid w:val="004B43E9"/>
    <w:rsid w:val="004B4EB2"/>
    <w:rsid w:val="004B5847"/>
    <w:rsid w:val="004B763E"/>
    <w:rsid w:val="004C5F3C"/>
    <w:rsid w:val="004C5F93"/>
    <w:rsid w:val="004D0369"/>
    <w:rsid w:val="004D04E0"/>
    <w:rsid w:val="004D53C7"/>
    <w:rsid w:val="004D7091"/>
    <w:rsid w:val="004E2400"/>
    <w:rsid w:val="004E2845"/>
    <w:rsid w:val="004E2B25"/>
    <w:rsid w:val="004E3DF3"/>
    <w:rsid w:val="004E7E64"/>
    <w:rsid w:val="004F21A3"/>
    <w:rsid w:val="004F3BF3"/>
    <w:rsid w:val="004F3DED"/>
    <w:rsid w:val="004F68C1"/>
    <w:rsid w:val="004F6F0C"/>
    <w:rsid w:val="00500198"/>
    <w:rsid w:val="005008C2"/>
    <w:rsid w:val="005010D6"/>
    <w:rsid w:val="00505718"/>
    <w:rsid w:val="00505F33"/>
    <w:rsid w:val="005072A2"/>
    <w:rsid w:val="00511206"/>
    <w:rsid w:val="00511F8A"/>
    <w:rsid w:val="005125BE"/>
    <w:rsid w:val="00512D5F"/>
    <w:rsid w:val="00517319"/>
    <w:rsid w:val="0051767C"/>
    <w:rsid w:val="005212CD"/>
    <w:rsid w:val="005272B4"/>
    <w:rsid w:val="00531BBE"/>
    <w:rsid w:val="00534028"/>
    <w:rsid w:val="005366C5"/>
    <w:rsid w:val="00537B57"/>
    <w:rsid w:val="005400EF"/>
    <w:rsid w:val="00540589"/>
    <w:rsid w:val="005435F8"/>
    <w:rsid w:val="0054368C"/>
    <w:rsid w:val="00543D3A"/>
    <w:rsid w:val="00544165"/>
    <w:rsid w:val="00544795"/>
    <w:rsid w:val="00544F68"/>
    <w:rsid w:val="00550B17"/>
    <w:rsid w:val="005526BF"/>
    <w:rsid w:val="0055363A"/>
    <w:rsid w:val="0055395C"/>
    <w:rsid w:val="00556542"/>
    <w:rsid w:val="00556A1F"/>
    <w:rsid w:val="00556BC8"/>
    <w:rsid w:val="00557ADB"/>
    <w:rsid w:val="005627F1"/>
    <w:rsid w:val="005650B6"/>
    <w:rsid w:val="00565E82"/>
    <w:rsid w:val="00570606"/>
    <w:rsid w:val="00570C45"/>
    <w:rsid w:val="00571098"/>
    <w:rsid w:val="005711DD"/>
    <w:rsid w:val="005733E0"/>
    <w:rsid w:val="00573F7D"/>
    <w:rsid w:val="005745E4"/>
    <w:rsid w:val="00574D91"/>
    <w:rsid w:val="00574DDF"/>
    <w:rsid w:val="005752D2"/>
    <w:rsid w:val="00575695"/>
    <w:rsid w:val="00580E34"/>
    <w:rsid w:val="0058170B"/>
    <w:rsid w:val="00582B61"/>
    <w:rsid w:val="005855CF"/>
    <w:rsid w:val="0059040C"/>
    <w:rsid w:val="0059252D"/>
    <w:rsid w:val="00593571"/>
    <w:rsid w:val="00593A08"/>
    <w:rsid w:val="005A0B75"/>
    <w:rsid w:val="005A1D68"/>
    <w:rsid w:val="005A3D53"/>
    <w:rsid w:val="005A48C0"/>
    <w:rsid w:val="005A767A"/>
    <w:rsid w:val="005A7B91"/>
    <w:rsid w:val="005B00A4"/>
    <w:rsid w:val="005B3D26"/>
    <w:rsid w:val="005B4890"/>
    <w:rsid w:val="005B52E9"/>
    <w:rsid w:val="005B6C6D"/>
    <w:rsid w:val="005B7F59"/>
    <w:rsid w:val="005D26F3"/>
    <w:rsid w:val="005D2787"/>
    <w:rsid w:val="005D4182"/>
    <w:rsid w:val="005D60F3"/>
    <w:rsid w:val="005E1600"/>
    <w:rsid w:val="005E3920"/>
    <w:rsid w:val="005E733B"/>
    <w:rsid w:val="005F038B"/>
    <w:rsid w:val="005F7FC6"/>
    <w:rsid w:val="00600BB6"/>
    <w:rsid w:val="0060118F"/>
    <w:rsid w:val="00601868"/>
    <w:rsid w:val="00602B14"/>
    <w:rsid w:val="006058C9"/>
    <w:rsid w:val="00610B88"/>
    <w:rsid w:val="0061254B"/>
    <w:rsid w:val="00613A2B"/>
    <w:rsid w:val="00613B5E"/>
    <w:rsid w:val="006159FE"/>
    <w:rsid w:val="00617900"/>
    <w:rsid w:val="006221B3"/>
    <w:rsid w:val="0062316C"/>
    <w:rsid w:val="00623FED"/>
    <w:rsid w:val="00624C6E"/>
    <w:rsid w:val="00630B62"/>
    <w:rsid w:val="00632931"/>
    <w:rsid w:val="00634940"/>
    <w:rsid w:val="00634B54"/>
    <w:rsid w:val="00635BF0"/>
    <w:rsid w:val="0064173B"/>
    <w:rsid w:val="00645F5E"/>
    <w:rsid w:val="006463AC"/>
    <w:rsid w:val="006472E0"/>
    <w:rsid w:val="00647327"/>
    <w:rsid w:val="00647D97"/>
    <w:rsid w:val="00653781"/>
    <w:rsid w:val="0065602E"/>
    <w:rsid w:val="00656800"/>
    <w:rsid w:val="00657212"/>
    <w:rsid w:val="0066273C"/>
    <w:rsid w:val="00663566"/>
    <w:rsid w:val="00663D3E"/>
    <w:rsid w:val="0066564C"/>
    <w:rsid w:val="00666AB2"/>
    <w:rsid w:val="00666B60"/>
    <w:rsid w:val="006719B3"/>
    <w:rsid w:val="00671CD6"/>
    <w:rsid w:val="0067441F"/>
    <w:rsid w:val="00675634"/>
    <w:rsid w:val="00675E3F"/>
    <w:rsid w:val="0067793D"/>
    <w:rsid w:val="00680282"/>
    <w:rsid w:val="00682051"/>
    <w:rsid w:val="0068407D"/>
    <w:rsid w:val="00685030"/>
    <w:rsid w:val="00693464"/>
    <w:rsid w:val="006948F8"/>
    <w:rsid w:val="006A0C55"/>
    <w:rsid w:val="006A0F81"/>
    <w:rsid w:val="006A2E00"/>
    <w:rsid w:val="006A577A"/>
    <w:rsid w:val="006A70EA"/>
    <w:rsid w:val="006B07DF"/>
    <w:rsid w:val="006B2826"/>
    <w:rsid w:val="006B4AB8"/>
    <w:rsid w:val="006B597F"/>
    <w:rsid w:val="006B5C74"/>
    <w:rsid w:val="006B5CFC"/>
    <w:rsid w:val="006B7307"/>
    <w:rsid w:val="006B7B4A"/>
    <w:rsid w:val="006C099C"/>
    <w:rsid w:val="006C1C6B"/>
    <w:rsid w:val="006C1FDF"/>
    <w:rsid w:val="006C221F"/>
    <w:rsid w:val="006C43CD"/>
    <w:rsid w:val="006C665F"/>
    <w:rsid w:val="006C7164"/>
    <w:rsid w:val="006C7827"/>
    <w:rsid w:val="006D01F4"/>
    <w:rsid w:val="006D251D"/>
    <w:rsid w:val="006D34FC"/>
    <w:rsid w:val="006D3BC0"/>
    <w:rsid w:val="006D76C0"/>
    <w:rsid w:val="006E0131"/>
    <w:rsid w:val="006E299A"/>
    <w:rsid w:val="006E299C"/>
    <w:rsid w:val="006E33C6"/>
    <w:rsid w:val="006E3B9F"/>
    <w:rsid w:val="006E4F55"/>
    <w:rsid w:val="006E56A0"/>
    <w:rsid w:val="006E7D6B"/>
    <w:rsid w:val="006E7EED"/>
    <w:rsid w:val="006F110E"/>
    <w:rsid w:val="006F17C3"/>
    <w:rsid w:val="006F2AA5"/>
    <w:rsid w:val="006F4002"/>
    <w:rsid w:val="006F55EC"/>
    <w:rsid w:val="006F69FF"/>
    <w:rsid w:val="006F7839"/>
    <w:rsid w:val="006F7A0E"/>
    <w:rsid w:val="00701242"/>
    <w:rsid w:val="007013CA"/>
    <w:rsid w:val="00702641"/>
    <w:rsid w:val="00703F61"/>
    <w:rsid w:val="00704D79"/>
    <w:rsid w:val="0070690E"/>
    <w:rsid w:val="00710B08"/>
    <w:rsid w:val="0071267F"/>
    <w:rsid w:val="00720011"/>
    <w:rsid w:val="00721640"/>
    <w:rsid w:val="00725B1C"/>
    <w:rsid w:val="00726178"/>
    <w:rsid w:val="007266FD"/>
    <w:rsid w:val="00726990"/>
    <w:rsid w:val="00727E53"/>
    <w:rsid w:val="00731B8B"/>
    <w:rsid w:val="00735CE9"/>
    <w:rsid w:val="00736FB3"/>
    <w:rsid w:val="00740857"/>
    <w:rsid w:val="0074441B"/>
    <w:rsid w:val="00744C93"/>
    <w:rsid w:val="007452C1"/>
    <w:rsid w:val="0074535C"/>
    <w:rsid w:val="0074577C"/>
    <w:rsid w:val="00746B1D"/>
    <w:rsid w:val="00747C17"/>
    <w:rsid w:val="00751A67"/>
    <w:rsid w:val="007560D4"/>
    <w:rsid w:val="00756779"/>
    <w:rsid w:val="00756CAF"/>
    <w:rsid w:val="00757084"/>
    <w:rsid w:val="007600C4"/>
    <w:rsid w:val="007606C8"/>
    <w:rsid w:val="00761BBB"/>
    <w:rsid w:val="007626E8"/>
    <w:rsid w:val="00764268"/>
    <w:rsid w:val="007649CD"/>
    <w:rsid w:val="007678E3"/>
    <w:rsid w:val="007679B5"/>
    <w:rsid w:val="007711A4"/>
    <w:rsid w:val="007720E6"/>
    <w:rsid w:val="007735AC"/>
    <w:rsid w:val="00776A60"/>
    <w:rsid w:val="00777F12"/>
    <w:rsid w:val="007866B7"/>
    <w:rsid w:val="00786E19"/>
    <w:rsid w:val="0078784F"/>
    <w:rsid w:val="00790BC5"/>
    <w:rsid w:val="007939A7"/>
    <w:rsid w:val="007965E0"/>
    <w:rsid w:val="00796B79"/>
    <w:rsid w:val="007A09F9"/>
    <w:rsid w:val="007A177D"/>
    <w:rsid w:val="007A292A"/>
    <w:rsid w:val="007A41E3"/>
    <w:rsid w:val="007A4307"/>
    <w:rsid w:val="007B0AAD"/>
    <w:rsid w:val="007B157E"/>
    <w:rsid w:val="007B2523"/>
    <w:rsid w:val="007B311C"/>
    <w:rsid w:val="007B5A5C"/>
    <w:rsid w:val="007B5E44"/>
    <w:rsid w:val="007C1B61"/>
    <w:rsid w:val="007C396E"/>
    <w:rsid w:val="007C3B91"/>
    <w:rsid w:val="007C5682"/>
    <w:rsid w:val="007C727C"/>
    <w:rsid w:val="007D20AA"/>
    <w:rsid w:val="007D3081"/>
    <w:rsid w:val="007D3162"/>
    <w:rsid w:val="007D3E2C"/>
    <w:rsid w:val="007D56A9"/>
    <w:rsid w:val="007D588C"/>
    <w:rsid w:val="007D58BC"/>
    <w:rsid w:val="007D58F0"/>
    <w:rsid w:val="007D5B76"/>
    <w:rsid w:val="007D5B93"/>
    <w:rsid w:val="007D6C22"/>
    <w:rsid w:val="007E38A6"/>
    <w:rsid w:val="007E48A5"/>
    <w:rsid w:val="007F1A13"/>
    <w:rsid w:val="007F1DB5"/>
    <w:rsid w:val="007F3432"/>
    <w:rsid w:val="007F3A5F"/>
    <w:rsid w:val="007F3CCC"/>
    <w:rsid w:val="007F3DB5"/>
    <w:rsid w:val="007F4132"/>
    <w:rsid w:val="007F55CF"/>
    <w:rsid w:val="007F620A"/>
    <w:rsid w:val="007F7BA2"/>
    <w:rsid w:val="00800CE9"/>
    <w:rsid w:val="008017D2"/>
    <w:rsid w:val="0080215D"/>
    <w:rsid w:val="0080463A"/>
    <w:rsid w:val="0080499A"/>
    <w:rsid w:val="0080562F"/>
    <w:rsid w:val="00805BE6"/>
    <w:rsid w:val="008076EF"/>
    <w:rsid w:val="0081151A"/>
    <w:rsid w:val="00811D3B"/>
    <w:rsid w:val="00817743"/>
    <w:rsid w:val="0082112E"/>
    <w:rsid w:val="00821B58"/>
    <w:rsid w:val="0082341A"/>
    <w:rsid w:val="00830485"/>
    <w:rsid w:val="00834C66"/>
    <w:rsid w:val="0083603F"/>
    <w:rsid w:val="00836BF7"/>
    <w:rsid w:val="0083773B"/>
    <w:rsid w:val="00837F10"/>
    <w:rsid w:val="00841AFA"/>
    <w:rsid w:val="00842F92"/>
    <w:rsid w:val="008442C8"/>
    <w:rsid w:val="00846134"/>
    <w:rsid w:val="00846B85"/>
    <w:rsid w:val="008472F4"/>
    <w:rsid w:val="0085140F"/>
    <w:rsid w:val="0085268E"/>
    <w:rsid w:val="0085316D"/>
    <w:rsid w:val="00854AFF"/>
    <w:rsid w:val="00857CA9"/>
    <w:rsid w:val="008602B1"/>
    <w:rsid w:val="008614A1"/>
    <w:rsid w:val="00861C51"/>
    <w:rsid w:val="00861F93"/>
    <w:rsid w:val="00862551"/>
    <w:rsid w:val="00863229"/>
    <w:rsid w:val="00863778"/>
    <w:rsid w:val="00863A7D"/>
    <w:rsid w:val="00863DE3"/>
    <w:rsid w:val="00863FAB"/>
    <w:rsid w:val="00864723"/>
    <w:rsid w:val="00864DC7"/>
    <w:rsid w:val="00866712"/>
    <w:rsid w:val="00871BE1"/>
    <w:rsid w:val="0087257B"/>
    <w:rsid w:val="008734A8"/>
    <w:rsid w:val="00874B06"/>
    <w:rsid w:val="0088016D"/>
    <w:rsid w:val="00883CA7"/>
    <w:rsid w:val="008846A6"/>
    <w:rsid w:val="00886BA3"/>
    <w:rsid w:val="008942F3"/>
    <w:rsid w:val="008948CE"/>
    <w:rsid w:val="00895BB3"/>
    <w:rsid w:val="008966FE"/>
    <w:rsid w:val="008A28EF"/>
    <w:rsid w:val="008A42BA"/>
    <w:rsid w:val="008A4B63"/>
    <w:rsid w:val="008A510D"/>
    <w:rsid w:val="008A5D11"/>
    <w:rsid w:val="008A635F"/>
    <w:rsid w:val="008A68C9"/>
    <w:rsid w:val="008B0EC5"/>
    <w:rsid w:val="008B1B75"/>
    <w:rsid w:val="008B3A4F"/>
    <w:rsid w:val="008B466D"/>
    <w:rsid w:val="008C2C12"/>
    <w:rsid w:val="008C65F6"/>
    <w:rsid w:val="008C67AE"/>
    <w:rsid w:val="008C769E"/>
    <w:rsid w:val="008C7BC5"/>
    <w:rsid w:val="008D05E4"/>
    <w:rsid w:val="008D0CC6"/>
    <w:rsid w:val="008D2B64"/>
    <w:rsid w:val="008D2EBA"/>
    <w:rsid w:val="008D5052"/>
    <w:rsid w:val="008E0B54"/>
    <w:rsid w:val="008E58EB"/>
    <w:rsid w:val="008E666E"/>
    <w:rsid w:val="008E774D"/>
    <w:rsid w:val="008E7DDF"/>
    <w:rsid w:val="008F00BF"/>
    <w:rsid w:val="008F06E6"/>
    <w:rsid w:val="008F15A7"/>
    <w:rsid w:val="008F1FAE"/>
    <w:rsid w:val="008F47FC"/>
    <w:rsid w:val="008F49D2"/>
    <w:rsid w:val="008F5B12"/>
    <w:rsid w:val="00902990"/>
    <w:rsid w:val="0090406C"/>
    <w:rsid w:val="00905308"/>
    <w:rsid w:val="00905503"/>
    <w:rsid w:val="009065E5"/>
    <w:rsid w:val="00906AD4"/>
    <w:rsid w:val="00907085"/>
    <w:rsid w:val="0091050D"/>
    <w:rsid w:val="00912B1F"/>
    <w:rsid w:val="00912E36"/>
    <w:rsid w:val="0091343B"/>
    <w:rsid w:val="00915118"/>
    <w:rsid w:val="00915797"/>
    <w:rsid w:val="00916C4D"/>
    <w:rsid w:val="00917665"/>
    <w:rsid w:val="00921EBA"/>
    <w:rsid w:val="00925E20"/>
    <w:rsid w:val="00926D06"/>
    <w:rsid w:val="0092775A"/>
    <w:rsid w:val="009302B4"/>
    <w:rsid w:val="00931657"/>
    <w:rsid w:val="009317FB"/>
    <w:rsid w:val="00933C9F"/>
    <w:rsid w:val="00934DA5"/>
    <w:rsid w:val="009355D9"/>
    <w:rsid w:val="00936FF1"/>
    <w:rsid w:val="009400A4"/>
    <w:rsid w:val="00940754"/>
    <w:rsid w:val="00943E90"/>
    <w:rsid w:val="009440DD"/>
    <w:rsid w:val="009444C6"/>
    <w:rsid w:val="00955736"/>
    <w:rsid w:val="009564C2"/>
    <w:rsid w:val="0096288C"/>
    <w:rsid w:val="00965CF5"/>
    <w:rsid w:val="00966278"/>
    <w:rsid w:val="009677AD"/>
    <w:rsid w:val="0097106F"/>
    <w:rsid w:val="009713B9"/>
    <w:rsid w:val="00975311"/>
    <w:rsid w:val="00977B0E"/>
    <w:rsid w:val="009814DB"/>
    <w:rsid w:val="009839DD"/>
    <w:rsid w:val="00985BFE"/>
    <w:rsid w:val="0099212F"/>
    <w:rsid w:val="009941EB"/>
    <w:rsid w:val="009949B4"/>
    <w:rsid w:val="00995531"/>
    <w:rsid w:val="00996C2C"/>
    <w:rsid w:val="009A52FA"/>
    <w:rsid w:val="009B145D"/>
    <w:rsid w:val="009B1A57"/>
    <w:rsid w:val="009B2396"/>
    <w:rsid w:val="009B32EF"/>
    <w:rsid w:val="009B4D03"/>
    <w:rsid w:val="009B50F6"/>
    <w:rsid w:val="009B629D"/>
    <w:rsid w:val="009C19D9"/>
    <w:rsid w:val="009C3ED4"/>
    <w:rsid w:val="009D0A15"/>
    <w:rsid w:val="009D30AC"/>
    <w:rsid w:val="009D4540"/>
    <w:rsid w:val="009E11EA"/>
    <w:rsid w:val="009E1991"/>
    <w:rsid w:val="009E3530"/>
    <w:rsid w:val="009E474C"/>
    <w:rsid w:val="009E4860"/>
    <w:rsid w:val="009E719F"/>
    <w:rsid w:val="009E77A8"/>
    <w:rsid w:val="009F0524"/>
    <w:rsid w:val="009F0C89"/>
    <w:rsid w:val="009F15E8"/>
    <w:rsid w:val="009F23B8"/>
    <w:rsid w:val="009F42AD"/>
    <w:rsid w:val="009F5A1B"/>
    <w:rsid w:val="00A00E6C"/>
    <w:rsid w:val="00A020EC"/>
    <w:rsid w:val="00A0352D"/>
    <w:rsid w:val="00A0353F"/>
    <w:rsid w:val="00A06568"/>
    <w:rsid w:val="00A067B6"/>
    <w:rsid w:val="00A12292"/>
    <w:rsid w:val="00A122ED"/>
    <w:rsid w:val="00A124F6"/>
    <w:rsid w:val="00A12565"/>
    <w:rsid w:val="00A1458F"/>
    <w:rsid w:val="00A15228"/>
    <w:rsid w:val="00A167DB"/>
    <w:rsid w:val="00A20910"/>
    <w:rsid w:val="00A241FA"/>
    <w:rsid w:val="00A24ADE"/>
    <w:rsid w:val="00A258D4"/>
    <w:rsid w:val="00A31508"/>
    <w:rsid w:val="00A32758"/>
    <w:rsid w:val="00A364BB"/>
    <w:rsid w:val="00A378BD"/>
    <w:rsid w:val="00A41CAC"/>
    <w:rsid w:val="00A41EAA"/>
    <w:rsid w:val="00A44A9B"/>
    <w:rsid w:val="00A451A0"/>
    <w:rsid w:val="00A475BC"/>
    <w:rsid w:val="00A510C6"/>
    <w:rsid w:val="00A5459B"/>
    <w:rsid w:val="00A555A2"/>
    <w:rsid w:val="00A56D7B"/>
    <w:rsid w:val="00A62C97"/>
    <w:rsid w:val="00A62EF9"/>
    <w:rsid w:val="00A63D66"/>
    <w:rsid w:val="00A641C0"/>
    <w:rsid w:val="00A65399"/>
    <w:rsid w:val="00A65DBC"/>
    <w:rsid w:val="00A66614"/>
    <w:rsid w:val="00A67C60"/>
    <w:rsid w:val="00A70FFE"/>
    <w:rsid w:val="00A7209E"/>
    <w:rsid w:val="00A72DCE"/>
    <w:rsid w:val="00A7328B"/>
    <w:rsid w:val="00A806F6"/>
    <w:rsid w:val="00A80C88"/>
    <w:rsid w:val="00A81B30"/>
    <w:rsid w:val="00A83F36"/>
    <w:rsid w:val="00A8614A"/>
    <w:rsid w:val="00A8671D"/>
    <w:rsid w:val="00A90653"/>
    <w:rsid w:val="00A91308"/>
    <w:rsid w:val="00A9240B"/>
    <w:rsid w:val="00A93600"/>
    <w:rsid w:val="00A949E9"/>
    <w:rsid w:val="00A9556D"/>
    <w:rsid w:val="00A95C71"/>
    <w:rsid w:val="00A96CB8"/>
    <w:rsid w:val="00A97B5F"/>
    <w:rsid w:val="00AA2430"/>
    <w:rsid w:val="00AA3A47"/>
    <w:rsid w:val="00AA5767"/>
    <w:rsid w:val="00AB0CFB"/>
    <w:rsid w:val="00AB131A"/>
    <w:rsid w:val="00AB21A5"/>
    <w:rsid w:val="00AB2493"/>
    <w:rsid w:val="00AB3624"/>
    <w:rsid w:val="00AB408A"/>
    <w:rsid w:val="00AB4391"/>
    <w:rsid w:val="00AB4458"/>
    <w:rsid w:val="00AB6DC5"/>
    <w:rsid w:val="00AB6F72"/>
    <w:rsid w:val="00AC270F"/>
    <w:rsid w:val="00AC3C6C"/>
    <w:rsid w:val="00AC4345"/>
    <w:rsid w:val="00AC4AD2"/>
    <w:rsid w:val="00AC765A"/>
    <w:rsid w:val="00AD2FB6"/>
    <w:rsid w:val="00AD329C"/>
    <w:rsid w:val="00AE045D"/>
    <w:rsid w:val="00AE206A"/>
    <w:rsid w:val="00AE2740"/>
    <w:rsid w:val="00AE43B0"/>
    <w:rsid w:val="00AE542F"/>
    <w:rsid w:val="00AE77B9"/>
    <w:rsid w:val="00AF0024"/>
    <w:rsid w:val="00AF1FF1"/>
    <w:rsid w:val="00AF3526"/>
    <w:rsid w:val="00AF7375"/>
    <w:rsid w:val="00B000BC"/>
    <w:rsid w:val="00B04AC1"/>
    <w:rsid w:val="00B11C01"/>
    <w:rsid w:val="00B15BEF"/>
    <w:rsid w:val="00B15E60"/>
    <w:rsid w:val="00B161BD"/>
    <w:rsid w:val="00B174E6"/>
    <w:rsid w:val="00B222F5"/>
    <w:rsid w:val="00B2368D"/>
    <w:rsid w:val="00B251F7"/>
    <w:rsid w:val="00B2536E"/>
    <w:rsid w:val="00B261D6"/>
    <w:rsid w:val="00B262CF"/>
    <w:rsid w:val="00B27267"/>
    <w:rsid w:val="00B3051E"/>
    <w:rsid w:val="00B30FF3"/>
    <w:rsid w:val="00B31139"/>
    <w:rsid w:val="00B31AA4"/>
    <w:rsid w:val="00B33B56"/>
    <w:rsid w:val="00B33DCF"/>
    <w:rsid w:val="00B35111"/>
    <w:rsid w:val="00B354B0"/>
    <w:rsid w:val="00B3746C"/>
    <w:rsid w:val="00B412ED"/>
    <w:rsid w:val="00B465F6"/>
    <w:rsid w:val="00B47406"/>
    <w:rsid w:val="00B47645"/>
    <w:rsid w:val="00B50289"/>
    <w:rsid w:val="00B54961"/>
    <w:rsid w:val="00B55EA8"/>
    <w:rsid w:val="00B63117"/>
    <w:rsid w:val="00B670EB"/>
    <w:rsid w:val="00B671BD"/>
    <w:rsid w:val="00B703E8"/>
    <w:rsid w:val="00B77DD9"/>
    <w:rsid w:val="00B8327A"/>
    <w:rsid w:val="00B83F7F"/>
    <w:rsid w:val="00B8534D"/>
    <w:rsid w:val="00B85E12"/>
    <w:rsid w:val="00B905C1"/>
    <w:rsid w:val="00B92B0A"/>
    <w:rsid w:val="00B97755"/>
    <w:rsid w:val="00B9781B"/>
    <w:rsid w:val="00BA0CA1"/>
    <w:rsid w:val="00BA126D"/>
    <w:rsid w:val="00BA16BB"/>
    <w:rsid w:val="00BA19E8"/>
    <w:rsid w:val="00BA6B15"/>
    <w:rsid w:val="00BB10D6"/>
    <w:rsid w:val="00BB1759"/>
    <w:rsid w:val="00BB2956"/>
    <w:rsid w:val="00BB572E"/>
    <w:rsid w:val="00BC0351"/>
    <w:rsid w:val="00BC100B"/>
    <w:rsid w:val="00BC2832"/>
    <w:rsid w:val="00BC60BC"/>
    <w:rsid w:val="00BD09E7"/>
    <w:rsid w:val="00BD2581"/>
    <w:rsid w:val="00BD25A0"/>
    <w:rsid w:val="00BD3B2E"/>
    <w:rsid w:val="00BD42DB"/>
    <w:rsid w:val="00BD5B1E"/>
    <w:rsid w:val="00BD5CC5"/>
    <w:rsid w:val="00BE1401"/>
    <w:rsid w:val="00BE233D"/>
    <w:rsid w:val="00BE38FA"/>
    <w:rsid w:val="00BE3DAC"/>
    <w:rsid w:val="00BE69D5"/>
    <w:rsid w:val="00BE743D"/>
    <w:rsid w:val="00BF14AD"/>
    <w:rsid w:val="00BF1694"/>
    <w:rsid w:val="00BF5E76"/>
    <w:rsid w:val="00BF73C3"/>
    <w:rsid w:val="00C03359"/>
    <w:rsid w:val="00C115CF"/>
    <w:rsid w:val="00C139E9"/>
    <w:rsid w:val="00C1435C"/>
    <w:rsid w:val="00C1452E"/>
    <w:rsid w:val="00C157FA"/>
    <w:rsid w:val="00C17070"/>
    <w:rsid w:val="00C170CE"/>
    <w:rsid w:val="00C17A6D"/>
    <w:rsid w:val="00C204A2"/>
    <w:rsid w:val="00C2381F"/>
    <w:rsid w:val="00C24A65"/>
    <w:rsid w:val="00C24A9F"/>
    <w:rsid w:val="00C24FF2"/>
    <w:rsid w:val="00C32603"/>
    <w:rsid w:val="00C32839"/>
    <w:rsid w:val="00C332D0"/>
    <w:rsid w:val="00C33CE6"/>
    <w:rsid w:val="00C343B7"/>
    <w:rsid w:val="00C3446F"/>
    <w:rsid w:val="00C350BE"/>
    <w:rsid w:val="00C352AC"/>
    <w:rsid w:val="00C36EE7"/>
    <w:rsid w:val="00C37A4D"/>
    <w:rsid w:val="00C404D9"/>
    <w:rsid w:val="00C46588"/>
    <w:rsid w:val="00C500C6"/>
    <w:rsid w:val="00C50EB2"/>
    <w:rsid w:val="00C511B1"/>
    <w:rsid w:val="00C52B8A"/>
    <w:rsid w:val="00C52D8B"/>
    <w:rsid w:val="00C54743"/>
    <w:rsid w:val="00C5566A"/>
    <w:rsid w:val="00C56077"/>
    <w:rsid w:val="00C56895"/>
    <w:rsid w:val="00C6246E"/>
    <w:rsid w:val="00C65925"/>
    <w:rsid w:val="00C70989"/>
    <w:rsid w:val="00C70C48"/>
    <w:rsid w:val="00C715CC"/>
    <w:rsid w:val="00C72688"/>
    <w:rsid w:val="00C72896"/>
    <w:rsid w:val="00C747D9"/>
    <w:rsid w:val="00C758EC"/>
    <w:rsid w:val="00C75BF1"/>
    <w:rsid w:val="00C7797B"/>
    <w:rsid w:val="00C80205"/>
    <w:rsid w:val="00C80A7B"/>
    <w:rsid w:val="00C84261"/>
    <w:rsid w:val="00C8565A"/>
    <w:rsid w:val="00C878B0"/>
    <w:rsid w:val="00C90751"/>
    <w:rsid w:val="00C9149E"/>
    <w:rsid w:val="00C919F2"/>
    <w:rsid w:val="00C91A6A"/>
    <w:rsid w:val="00C92965"/>
    <w:rsid w:val="00C93929"/>
    <w:rsid w:val="00CA07B8"/>
    <w:rsid w:val="00CA0AAF"/>
    <w:rsid w:val="00CA1034"/>
    <w:rsid w:val="00CA17CC"/>
    <w:rsid w:val="00CA562D"/>
    <w:rsid w:val="00CA5F30"/>
    <w:rsid w:val="00CA6438"/>
    <w:rsid w:val="00CB02BD"/>
    <w:rsid w:val="00CB052A"/>
    <w:rsid w:val="00CB1691"/>
    <w:rsid w:val="00CB17A4"/>
    <w:rsid w:val="00CB21D7"/>
    <w:rsid w:val="00CB2486"/>
    <w:rsid w:val="00CB4C16"/>
    <w:rsid w:val="00CB67A5"/>
    <w:rsid w:val="00CC0648"/>
    <w:rsid w:val="00CC155B"/>
    <w:rsid w:val="00CC30DC"/>
    <w:rsid w:val="00CC556C"/>
    <w:rsid w:val="00CC6871"/>
    <w:rsid w:val="00CC777B"/>
    <w:rsid w:val="00CD4025"/>
    <w:rsid w:val="00CD42A7"/>
    <w:rsid w:val="00CD42BE"/>
    <w:rsid w:val="00CD67C5"/>
    <w:rsid w:val="00CD70F8"/>
    <w:rsid w:val="00CD7420"/>
    <w:rsid w:val="00CE19EC"/>
    <w:rsid w:val="00CE3805"/>
    <w:rsid w:val="00CE4954"/>
    <w:rsid w:val="00CE7FED"/>
    <w:rsid w:val="00CF0248"/>
    <w:rsid w:val="00CF1B76"/>
    <w:rsid w:val="00CF24C2"/>
    <w:rsid w:val="00CF30A8"/>
    <w:rsid w:val="00CF49BA"/>
    <w:rsid w:val="00CF4E9B"/>
    <w:rsid w:val="00CF75FE"/>
    <w:rsid w:val="00D00895"/>
    <w:rsid w:val="00D01F7F"/>
    <w:rsid w:val="00D041DE"/>
    <w:rsid w:val="00D06BB2"/>
    <w:rsid w:val="00D078B5"/>
    <w:rsid w:val="00D10541"/>
    <w:rsid w:val="00D105BC"/>
    <w:rsid w:val="00D13217"/>
    <w:rsid w:val="00D13E87"/>
    <w:rsid w:val="00D13FC1"/>
    <w:rsid w:val="00D15840"/>
    <w:rsid w:val="00D16B34"/>
    <w:rsid w:val="00D16D15"/>
    <w:rsid w:val="00D175BE"/>
    <w:rsid w:val="00D22C19"/>
    <w:rsid w:val="00D22DDD"/>
    <w:rsid w:val="00D236F1"/>
    <w:rsid w:val="00D23C93"/>
    <w:rsid w:val="00D25E4C"/>
    <w:rsid w:val="00D27B11"/>
    <w:rsid w:val="00D30016"/>
    <w:rsid w:val="00D31679"/>
    <w:rsid w:val="00D33729"/>
    <w:rsid w:val="00D34937"/>
    <w:rsid w:val="00D34956"/>
    <w:rsid w:val="00D34DE5"/>
    <w:rsid w:val="00D367A5"/>
    <w:rsid w:val="00D37EEC"/>
    <w:rsid w:val="00D40112"/>
    <w:rsid w:val="00D41995"/>
    <w:rsid w:val="00D44684"/>
    <w:rsid w:val="00D44D96"/>
    <w:rsid w:val="00D47989"/>
    <w:rsid w:val="00D50B29"/>
    <w:rsid w:val="00D518DC"/>
    <w:rsid w:val="00D535B8"/>
    <w:rsid w:val="00D55FFE"/>
    <w:rsid w:val="00D56F54"/>
    <w:rsid w:val="00D60071"/>
    <w:rsid w:val="00D62CAE"/>
    <w:rsid w:val="00D64354"/>
    <w:rsid w:val="00D709B2"/>
    <w:rsid w:val="00D70AA5"/>
    <w:rsid w:val="00D70D72"/>
    <w:rsid w:val="00D728AC"/>
    <w:rsid w:val="00D731F3"/>
    <w:rsid w:val="00D735CF"/>
    <w:rsid w:val="00D82BB2"/>
    <w:rsid w:val="00D8376F"/>
    <w:rsid w:val="00D83CFB"/>
    <w:rsid w:val="00D861FD"/>
    <w:rsid w:val="00D8703E"/>
    <w:rsid w:val="00D91222"/>
    <w:rsid w:val="00D9372E"/>
    <w:rsid w:val="00D9636F"/>
    <w:rsid w:val="00D97866"/>
    <w:rsid w:val="00DA1A09"/>
    <w:rsid w:val="00DA35D3"/>
    <w:rsid w:val="00DA4618"/>
    <w:rsid w:val="00DA62A7"/>
    <w:rsid w:val="00DB1A88"/>
    <w:rsid w:val="00DB2166"/>
    <w:rsid w:val="00DB2A26"/>
    <w:rsid w:val="00DB3B91"/>
    <w:rsid w:val="00DB4844"/>
    <w:rsid w:val="00DB4DEC"/>
    <w:rsid w:val="00DB6A57"/>
    <w:rsid w:val="00DC099E"/>
    <w:rsid w:val="00DC1EC3"/>
    <w:rsid w:val="00DC530F"/>
    <w:rsid w:val="00DC5B27"/>
    <w:rsid w:val="00DC79FB"/>
    <w:rsid w:val="00DC7ECF"/>
    <w:rsid w:val="00DD06DB"/>
    <w:rsid w:val="00DD06DE"/>
    <w:rsid w:val="00DD0B84"/>
    <w:rsid w:val="00DD1BF4"/>
    <w:rsid w:val="00DD531C"/>
    <w:rsid w:val="00DD78DA"/>
    <w:rsid w:val="00DE0F67"/>
    <w:rsid w:val="00DE49C3"/>
    <w:rsid w:val="00DE6C36"/>
    <w:rsid w:val="00DE6C4A"/>
    <w:rsid w:val="00DF07F5"/>
    <w:rsid w:val="00DF07FD"/>
    <w:rsid w:val="00DF1EE6"/>
    <w:rsid w:val="00DF62FC"/>
    <w:rsid w:val="00DF64B5"/>
    <w:rsid w:val="00DF699F"/>
    <w:rsid w:val="00DF75CE"/>
    <w:rsid w:val="00DF7806"/>
    <w:rsid w:val="00E00077"/>
    <w:rsid w:val="00E00FD9"/>
    <w:rsid w:val="00E01031"/>
    <w:rsid w:val="00E01D51"/>
    <w:rsid w:val="00E038F5"/>
    <w:rsid w:val="00E03A50"/>
    <w:rsid w:val="00E05766"/>
    <w:rsid w:val="00E11112"/>
    <w:rsid w:val="00E1173A"/>
    <w:rsid w:val="00E11D56"/>
    <w:rsid w:val="00E125DB"/>
    <w:rsid w:val="00E12F0C"/>
    <w:rsid w:val="00E14212"/>
    <w:rsid w:val="00E153EE"/>
    <w:rsid w:val="00E204B4"/>
    <w:rsid w:val="00E212EE"/>
    <w:rsid w:val="00E22CFD"/>
    <w:rsid w:val="00E22FDB"/>
    <w:rsid w:val="00E27548"/>
    <w:rsid w:val="00E27F5C"/>
    <w:rsid w:val="00E300A4"/>
    <w:rsid w:val="00E37279"/>
    <w:rsid w:val="00E378F5"/>
    <w:rsid w:val="00E40F65"/>
    <w:rsid w:val="00E436B2"/>
    <w:rsid w:val="00E474B6"/>
    <w:rsid w:val="00E47C23"/>
    <w:rsid w:val="00E507BC"/>
    <w:rsid w:val="00E51655"/>
    <w:rsid w:val="00E64534"/>
    <w:rsid w:val="00E64AB6"/>
    <w:rsid w:val="00E64BB3"/>
    <w:rsid w:val="00E64EBD"/>
    <w:rsid w:val="00E67884"/>
    <w:rsid w:val="00E711D6"/>
    <w:rsid w:val="00E713FC"/>
    <w:rsid w:val="00E715DE"/>
    <w:rsid w:val="00E7241B"/>
    <w:rsid w:val="00E75566"/>
    <w:rsid w:val="00E76A13"/>
    <w:rsid w:val="00E83890"/>
    <w:rsid w:val="00E841F4"/>
    <w:rsid w:val="00E8434B"/>
    <w:rsid w:val="00E8571B"/>
    <w:rsid w:val="00E86088"/>
    <w:rsid w:val="00E86140"/>
    <w:rsid w:val="00E862C8"/>
    <w:rsid w:val="00E87621"/>
    <w:rsid w:val="00E91A02"/>
    <w:rsid w:val="00E94B81"/>
    <w:rsid w:val="00E952F7"/>
    <w:rsid w:val="00E95747"/>
    <w:rsid w:val="00E9710E"/>
    <w:rsid w:val="00EA0BE4"/>
    <w:rsid w:val="00EA1A6E"/>
    <w:rsid w:val="00EA3823"/>
    <w:rsid w:val="00EA46AB"/>
    <w:rsid w:val="00EA46EF"/>
    <w:rsid w:val="00EA559A"/>
    <w:rsid w:val="00EB0666"/>
    <w:rsid w:val="00EB1167"/>
    <w:rsid w:val="00EB3395"/>
    <w:rsid w:val="00EB37D8"/>
    <w:rsid w:val="00EB5055"/>
    <w:rsid w:val="00EB73DF"/>
    <w:rsid w:val="00EB786E"/>
    <w:rsid w:val="00EC2CE0"/>
    <w:rsid w:val="00EC2E41"/>
    <w:rsid w:val="00EC37FA"/>
    <w:rsid w:val="00EC5633"/>
    <w:rsid w:val="00EC5A63"/>
    <w:rsid w:val="00EC5CDD"/>
    <w:rsid w:val="00ED1D51"/>
    <w:rsid w:val="00ED3679"/>
    <w:rsid w:val="00ED521A"/>
    <w:rsid w:val="00ED52F9"/>
    <w:rsid w:val="00ED69DF"/>
    <w:rsid w:val="00ED73A5"/>
    <w:rsid w:val="00EE26A2"/>
    <w:rsid w:val="00EE2B4F"/>
    <w:rsid w:val="00EE49C2"/>
    <w:rsid w:val="00EE6A8A"/>
    <w:rsid w:val="00EF0D9E"/>
    <w:rsid w:val="00EF14D6"/>
    <w:rsid w:val="00EF239B"/>
    <w:rsid w:val="00EF7B7B"/>
    <w:rsid w:val="00F000DB"/>
    <w:rsid w:val="00F04B8E"/>
    <w:rsid w:val="00F04D93"/>
    <w:rsid w:val="00F06189"/>
    <w:rsid w:val="00F06B7C"/>
    <w:rsid w:val="00F06D0C"/>
    <w:rsid w:val="00F0732A"/>
    <w:rsid w:val="00F11316"/>
    <w:rsid w:val="00F122FE"/>
    <w:rsid w:val="00F130FE"/>
    <w:rsid w:val="00F14DF2"/>
    <w:rsid w:val="00F14E4C"/>
    <w:rsid w:val="00F15158"/>
    <w:rsid w:val="00F15625"/>
    <w:rsid w:val="00F1606B"/>
    <w:rsid w:val="00F1673F"/>
    <w:rsid w:val="00F178E9"/>
    <w:rsid w:val="00F2039E"/>
    <w:rsid w:val="00F2045A"/>
    <w:rsid w:val="00F208FB"/>
    <w:rsid w:val="00F20D13"/>
    <w:rsid w:val="00F22CEE"/>
    <w:rsid w:val="00F247E2"/>
    <w:rsid w:val="00F24BA8"/>
    <w:rsid w:val="00F25764"/>
    <w:rsid w:val="00F260A9"/>
    <w:rsid w:val="00F272C6"/>
    <w:rsid w:val="00F27C01"/>
    <w:rsid w:val="00F30111"/>
    <w:rsid w:val="00F31F62"/>
    <w:rsid w:val="00F33177"/>
    <w:rsid w:val="00F33A0C"/>
    <w:rsid w:val="00F34B41"/>
    <w:rsid w:val="00F37383"/>
    <w:rsid w:val="00F400E1"/>
    <w:rsid w:val="00F40322"/>
    <w:rsid w:val="00F41A56"/>
    <w:rsid w:val="00F420CC"/>
    <w:rsid w:val="00F43223"/>
    <w:rsid w:val="00F466CA"/>
    <w:rsid w:val="00F50139"/>
    <w:rsid w:val="00F51A36"/>
    <w:rsid w:val="00F5305D"/>
    <w:rsid w:val="00F534BE"/>
    <w:rsid w:val="00F538B6"/>
    <w:rsid w:val="00F547E5"/>
    <w:rsid w:val="00F54C51"/>
    <w:rsid w:val="00F54CF5"/>
    <w:rsid w:val="00F5533F"/>
    <w:rsid w:val="00F57E43"/>
    <w:rsid w:val="00F62034"/>
    <w:rsid w:val="00F62B5D"/>
    <w:rsid w:val="00F65094"/>
    <w:rsid w:val="00F65746"/>
    <w:rsid w:val="00F65A52"/>
    <w:rsid w:val="00F67D0B"/>
    <w:rsid w:val="00F67ED7"/>
    <w:rsid w:val="00F7229E"/>
    <w:rsid w:val="00F739E5"/>
    <w:rsid w:val="00F73ACA"/>
    <w:rsid w:val="00F76713"/>
    <w:rsid w:val="00F7673A"/>
    <w:rsid w:val="00F76D62"/>
    <w:rsid w:val="00F778B5"/>
    <w:rsid w:val="00F8064C"/>
    <w:rsid w:val="00F810C6"/>
    <w:rsid w:val="00F8154D"/>
    <w:rsid w:val="00F8421F"/>
    <w:rsid w:val="00F842FF"/>
    <w:rsid w:val="00F845A6"/>
    <w:rsid w:val="00F84A3B"/>
    <w:rsid w:val="00F84DA9"/>
    <w:rsid w:val="00F86109"/>
    <w:rsid w:val="00F9146A"/>
    <w:rsid w:val="00F92032"/>
    <w:rsid w:val="00F94F92"/>
    <w:rsid w:val="00F974CE"/>
    <w:rsid w:val="00FA400E"/>
    <w:rsid w:val="00FA5C17"/>
    <w:rsid w:val="00FA5CF7"/>
    <w:rsid w:val="00FA693F"/>
    <w:rsid w:val="00FA6A1A"/>
    <w:rsid w:val="00FA6E8C"/>
    <w:rsid w:val="00FA74DB"/>
    <w:rsid w:val="00FB3BAF"/>
    <w:rsid w:val="00FB4EB2"/>
    <w:rsid w:val="00FB588E"/>
    <w:rsid w:val="00FB5B95"/>
    <w:rsid w:val="00FB7792"/>
    <w:rsid w:val="00FC1670"/>
    <w:rsid w:val="00FC33B0"/>
    <w:rsid w:val="00FC3536"/>
    <w:rsid w:val="00FC6D63"/>
    <w:rsid w:val="00FC765E"/>
    <w:rsid w:val="00FD075D"/>
    <w:rsid w:val="00FD124F"/>
    <w:rsid w:val="00FD1373"/>
    <w:rsid w:val="00FD2134"/>
    <w:rsid w:val="00FD5806"/>
    <w:rsid w:val="00FE04AF"/>
    <w:rsid w:val="00FE0A52"/>
    <w:rsid w:val="00FE0D77"/>
    <w:rsid w:val="00FE1D17"/>
    <w:rsid w:val="00FE3ED3"/>
    <w:rsid w:val="00FE4232"/>
    <w:rsid w:val="00FE759D"/>
    <w:rsid w:val="00FF0361"/>
    <w:rsid w:val="00FF037E"/>
    <w:rsid w:val="00FF3492"/>
    <w:rsid w:val="00FF43F2"/>
    <w:rsid w:val="00FF5060"/>
    <w:rsid w:val="00FF513C"/>
    <w:rsid w:val="00FF57D3"/>
    <w:rsid w:val="00FF7020"/>
    <w:rsid w:val="00FF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7DCDEC5"/>
  <w15:chartTrackingRefBased/>
  <w15:docId w15:val="{92B47F79-DF84-4C16-B365-BDDF462B4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60"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44" w:unhideWhenUsed="1"/>
    <w:lsdException w:name="toc 7" w:semiHidden="1" w:uiPriority="44" w:unhideWhenUsed="1"/>
    <w:lsdException w:name="toc 8" w:semiHidden="1" w:uiPriority="44" w:unhideWhenUsed="1"/>
    <w:lsdException w:name="toc 9" w:semiHidden="1" w:uiPriority="44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" w:unhideWhenUsed="1" w:qFormat="1"/>
    <w:lsdException w:name="List Bullet" w:semiHidden="1" w:unhideWhenUsed="1" w:qFormat="1"/>
    <w:lsdException w:name="List Number" w:semiHidden="1" w:unhideWhenUsed="1"/>
    <w:lsdException w:name="List 2" w:semiHidden="1" w:uiPriority="9" w:unhideWhenUsed="1" w:qFormat="1"/>
    <w:lsdException w:name="List 3" w:semiHidden="1" w:uiPriority="9" w:unhideWhenUsed="1" w:qFormat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iPriority="9" w:unhideWhenUsed="1" w:qFormat="1"/>
    <w:lsdException w:name="List Bullet 4" w:semiHidden="1" w:uiPriority="9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iPriority="0" w:unhideWhenUsed="1" w:qFormat="1"/>
    <w:lsdException w:name="Body Text Indent 2" w:semiHidden="1" w:uiPriority="1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10" w:qFormat="1"/>
    <w:lsdException w:name="Intense Quote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qFormat="1"/>
    <w:lsdException w:name="Subtle Reference" w:semiHidden="1"/>
    <w:lsdException w:name="Intense Reference" w:qFormat="1"/>
    <w:lsdException w:name="Book Title" w:semiHidden="1" w:uiPriority="33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3773B"/>
    <w:pPr>
      <w:spacing w:before="80" w:after="80" w:line="259" w:lineRule="auto"/>
    </w:pPr>
    <w:rPr>
      <w:rFonts w:ascii="Arial" w:hAnsi="Arial"/>
      <w:lang w:val="de-CH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34DE5"/>
    <w:pPr>
      <w:keepNext/>
      <w:keepLines/>
      <w:pageBreakBefore/>
      <w:numPr>
        <w:numId w:val="3"/>
      </w:numPr>
      <w:ind w:left="851" w:hanging="851"/>
      <w:outlineLvl w:val="0"/>
    </w:pPr>
    <w:rPr>
      <w:rFonts w:eastAsiaTheme="majorEastAsia"/>
      <w:b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D53C7"/>
    <w:pPr>
      <w:keepNext/>
      <w:keepLines/>
      <w:numPr>
        <w:ilvl w:val="1"/>
        <w:numId w:val="3"/>
      </w:numPr>
      <w:spacing w:before="180"/>
      <w:ind w:left="851" w:hanging="851"/>
      <w:outlineLvl w:val="1"/>
    </w:pPr>
    <w:rPr>
      <w:rFonts w:eastAsiaTheme="majorEastAsia"/>
      <w:b/>
      <w:sz w:val="24"/>
      <w:szCs w:val="24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D53C7"/>
    <w:pPr>
      <w:keepNext/>
      <w:keepLines/>
      <w:numPr>
        <w:ilvl w:val="2"/>
        <w:numId w:val="3"/>
      </w:numPr>
      <w:spacing w:before="180"/>
      <w:ind w:left="851" w:hanging="851"/>
      <w:outlineLvl w:val="2"/>
    </w:pPr>
    <w:rPr>
      <w:rFonts w:eastAsiaTheme="majorEastAsia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41AFA"/>
    <w:pPr>
      <w:keepNext/>
      <w:keepLines/>
      <w:numPr>
        <w:ilvl w:val="3"/>
        <w:numId w:val="1"/>
      </w:numPr>
      <w:spacing w:before="120" w:after="120"/>
      <w:outlineLvl w:val="3"/>
    </w:pPr>
    <w:rPr>
      <w:rFonts w:eastAsia="Times New Roman" w:cs="Times New Roman"/>
      <w:b/>
      <w:lang w:eastAsia="de-CH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841AFA"/>
    <w:pPr>
      <w:numPr>
        <w:ilvl w:val="4"/>
        <w:numId w:val="1"/>
      </w:numPr>
      <w:spacing w:before="120" w:after="120"/>
      <w:outlineLvl w:val="4"/>
    </w:pPr>
    <w:rPr>
      <w:rFonts w:eastAsia="Times New Roman" w:cs="Times New Roman"/>
      <w:bCs/>
      <w:iCs/>
      <w:szCs w:val="26"/>
      <w:lang w:eastAsia="de-CH"/>
    </w:rPr>
  </w:style>
  <w:style w:type="paragraph" w:styleId="berschrift6">
    <w:name w:val="heading 6"/>
    <w:aliases w:val="zz-Überschrift 6"/>
    <w:basedOn w:val="Standard"/>
    <w:next w:val="Standard"/>
    <w:link w:val="berschrift6Zchn"/>
    <w:uiPriority w:val="9"/>
    <w:unhideWhenUsed/>
    <w:rsid w:val="00841AFA"/>
    <w:pPr>
      <w:numPr>
        <w:ilvl w:val="5"/>
        <w:numId w:val="1"/>
      </w:numPr>
      <w:spacing w:before="120"/>
      <w:outlineLvl w:val="5"/>
    </w:pPr>
    <w:rPr>
      <w:rFonts w:eastAsia="Times New Roman" w:cs="Times New Roman"/>
      <w:bCs/>
      <w:lang w:eastAsia="de-CH"/>
    </w:rPr>
  </w:style>
  <w:style w:type="paragraph" w:styleId="berschrift7">
    <w:name w:val="heading 7"/>
    <w:aliases w:val="zz-Überschrift 7"/>
    <w:basedOn w:val="Standard"/>
    <w:next w:val="Standard"/>
    <w:link w:val="berschrift7Zchn"/>
    <w:uiPriority w:val="9"/>
    <w:unhideWhenUsed/>
    <w:qFormat/>
    <w:rsid w:val="00841AFA"/>
    <w:pPr>
      <w:numPr>
        <w:ilvl w:val="6"/>
        <w:numId w:val="1"/>
      </w:numPr>
      <w:spacing w:before="120"/>
      <w:outlineLvl w:val="6"/>
    </w:pPr>
    <w:rPr>
      <w:rFonts w:eastAsia="Times New Roman" w:cs="Times New Roman"/>
      <w:szCs w:val="24"/>
      <w:lang w:eastAsia="de-CH"/>
    </w:rPr>
  </w:style>
  <w:style w:type="paragraph" w:styleId="berschrift8">
    <w:name w:val="heading 8"/>
    <w:aliases w:val="zz-Überschrift 8"/>
    <w:basedOn w:val="Standard"/>
    <w:next w:val="Standard"/>
    <w:link w:val="berschrift8Zchn"/>
    <w:uiPriority w:val="9"/>
    <w:unhideWhenUsed/>
    <w:rsid w:val="00841AFA"/>
    <w:pPr>
      <w:numPr>
        <w:ilvl w:val="7"/>
        <w:numId w:val="1"/>
      </w:numPr>
      <w:spacing w:before="120"/>
      <w:outlineLvl w:val="7"/>
    </w:pPr>
    <w:rPr>
      <w:rFonts w:eastAsia="Times New Roman" w:cs="Times New Roman"/>
      <w:iCs/>
      <w:szCs w:val="24"/>
      <w:lang w:eastAsia="de-CH"/>
    </w:rPr>
  </w:style>
  <w:style w:type="paragraph" w:styleId="berschrift9">
    <w:name w:val="heading 9"/>
    <w:aliases w:val="zz-Überschrift 9"/>
    <w:basedOn w:val="Standard"/>
    <w:next w:val="Standard"/>
    <w:link w:val="berschrift9Zchn"/>
    <w:uiPriority w:val="9"/>
    <w:unhideWhenUsed/>
    <w:rsid w:val="00841AFA"/>
    <w:pPr>
      <w:numPr>
        <w:ilvl w:val="8"/>
        <w:numId w:val="1"/>
      </w:numPr>
      <w:spacing w:before="120"/>
      <w:outlineLvl w:val="8"/>
    </w:pPr>
    <w:rPr>
      <w:rFonts w:eastAsia="Times New Roman" w:cs="Arial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numbering" w:customStyle="1" w:styleId="Aufzhlung">
    <w:name w:val="Aufzählung"/>
    <w:uiPriority w:val="99"/>
    <w:rsid w:val="00C332D0"/>
    <w:pPr>
      <w:numPr>
        <w:numId w:val="2"/>
      </w:numPr>
    </w:pPr>
  </w:style>
  <w:style w:type="paragraph" w:customStyle="1" w:styleId="Autoren">
    <w:name w:val="Autoren"/>
    <w:basedOn w:val="Standard"/>
    <w:semiHidden/>
    <w:qFormat/>
    <w:rsid w:val="00111ACE"/>
    <w:rPr>
      <w:sz w:val="24"/>
    </w:rPr>
  </w:style>
  <w:style w:type="paragraph" w:styleId="Beschriftung">
    <w:name w:val="caption"/>
    <w:basedOn w:val="Standard"/>
    <w:next w:val="Standard"/>
    <w:uiPriority w:val="35"/>
    <w:unhideWhenUsed/>
    <w:qFormat/>
    <w:rsid w:val="004D53C7"/>
    <w:pPr>
      <w:spacing w:before="180" w:after="120" w:line="240" w:lineRule="auto"/>
      <w:jc w:val="center"/>
    </w:pPr>
    <w:rPr>
      <w:iCs/>
      <w:sz w:val="18"/>
      <w:szCs w:val="18"/>
    </w:rPr>
  </w:style>
  <w:style w:type="paragraph" w:customStyle="1" w:styleId="Anhang1">
    <w:name w:val="Anhang 1"/>
    <w:basedOn w:val="berschrift1"/>
    <w:next w:val="Standard"/>
    <w:autoRedefine/>
    <w:rsid w:val="001E749A"/>
    <w:pPr>
      <w:keepLines w:val="0"/>
      <w:numPr>
        <w:numId w:val="5"/>
      </w:numPr>
      <w:tabs>
        <w:tab w:val="clear" w:pos="360"/>
        <w:tab w:val="left" w:pos="1701"/>
      </w:tabs>
      <w:spacing w:before="240" w:line="240" w:lineRule="auto"/>
      <w:ind w:left="1701" w:hanging="1701"/>
    </w:pPr>
    <w:rPr>
      <w:rFonts w:eastAsia="Times New Roman" w:cs="Arial"/>
      <w:bCs/>
      <w:kern w:val="32"/>
      <w:sz w:val="32"/>
    </w:rPr>
  </w:style>
  <w:style w:type="paragraph" w:styleId="Funotentext">
    <w:name w:val="footnote text"/>
    <w:aliases w:val="Fussnotentext,Diss. Fußnotentext"/>
    <w:basedOn w:val="Standard"/>
    <w:link w:val="FunotentextZchn"/>
    <w:unhideWhenUsed/>
    <w:rsid w:val="00C332D0"/>
    <w:pPr>
      <w:tabs>
        <w:tab w:val="left" w:pos="2296"/>
      </w:tabs>
      <w:spacing w:after="0" w:line="240" w:lineRule="auto"/>
      <w:ind w:left="113" w:hanging="113"/>
    </w:pPr>
    <w:rPr>
      <w:sz w:val="18"/>
    </w:rPr>
  </w:style>
  <w:style w:type="character" w:customStyle="1" w:styleId="FunotentextZchn">
    <w:name w:val="Fußnotentext Zchn"/>
    <w:aliases w:val="Fussnotentext Zchn,Diss. Fußnotentext Zchn"/>
    <w:basedOn w:val="Absatz-Standardschriftart"/>
    <w:link w:val="Funotentext"/>
    <w:rsid w:val="00C332D0"/>
    <w:rPr>
      <w:rFonts w:ascii="Arial" w:hAnsi="Arial"/>
      <w:sz w:val="18"/>
      <w:lang w:val="de-CH"/>
    </w:rPr>
  </w:style>
  <w:style w:type="character" w:styleId="Funotenzeichen">
    <w:name w:val="footnote reference"/>
    <w:aliases w:val="Ref,de nota al pie"/>
    <w:basedOn w:val="Absatz-Standardschriftart"/>
    <w:unhideWhenUsed/>
    <w:rsid w:val="00C332D0"/>
    <w:rPr>
      <w:vertAlign w:val="superscript"/>
    </w:rPr>
  </w:style>
  <w:style w:type="paragraph" w:styleId="Fuzeile">
    <w:name w:val="footer"/>
    <w:basedOn w:val="Standard"/>
    <w:link w:val="FuzeileZchn"/>
    <w:uiPriority w:val="99"/>
    <w:unhideWhenUsed/>
    <w:qFormat/>
    <w:rsid w:val="00A62C97"/>
    <w:pPr>
      <w:tabs>
        <w:tab w:val="right" w:pos="9072"/>
      </w:tabs>
      <w:spacing w:before="240" w:after="240" w:line="240" w:lineRule="auto"/>
    </w:pPr>
    <w:rPr>
      <w:sz w:val="18"/>
    </w:rPr>
  </w:style>
  <w:style w:type="character" w:customStyle="1" w:styleId="FuzeileZchn">
    <w:name w:val="Fußzeile Zchn"/>
    <w:basedOn w:val="Absatz-Standardschriftart"/>
    <w:link w:val="Fuzeile"/>
    <w:uiPriority w:val="99"/>
    <w:rsid w:val="00A62C97"/>
    <w:rPr>
      <w:rFonts w:ascii="Arial" w:hAnsi="Arial"/>
      <w:sz w:val="18"/>
      <w:lang w:val="de-CH"/>
    </w:rPr>
  </w:style>
  <w:style w:type="character" w:styleId="Hyperlink">
    <w:name w:val="Hyperlink"/>
    <w:basedOn w:val="Absatz-Standardschriftart"/>
    <w:uiPriority w:val="99"/>
    <w:unhideWhenUsed/>
    <w:rsid w:val="00C332D0"/>
    <w:rPr>
      <w:color w:val="0563C1" w:themeColor="hyperlink"/>
      <w:u w:val="single"/>
    </w:rPr>
  </w:style>
  <w:style w:type="paragraph" w:styleId="Inhaltsverzeichnisberschrift">
    <w:name w:val="TOC Heading"/>
    <w:aliases w:val="zz-nicht-verwenden-Inhaltsverzeichnisüberschrift"/>
    <w:basedOn w:val="berschrift1"/>
    <w:next w:val="Standard"/>
    <w:uiPriority w:val="39"/>
    <w:unhideWhenUsed/>
    <w:rsid w:val="00C332D0"/>
    <w:pPr>
      <w:pageBreakBefore w:val="0"/>
      <w:numPr>
        <w:numId w:val="0"/>
      </w:numPr>
      <w:spacing w:before="240" w:after="0"/>
      <w:outlineLvl w:val="9"/>
    </w:pPr>
    <w:rPr>
      <w:rFonts w:asciiTheme="majorHAnsi" w:hAnsiTheme="majorHAnsi" w:cstheme="majorBidi"/>
      <w:b w:val="0"/>
      <w:color w:val="037D82" w:themeColor="accent1" w:themeShade="BF"/>
      <w:sz w:val="32"/>
      <w:lang w:eastAsia="de-CH"/>
    </w:rPr>
  </w:style>
  <w:style w:type="character" w:styleId="IntensiveHervorhebung">
    <w:name w:val="Intense Emphasis"/>
    <w:aliases w:val="Formel"/>
    <w:uiPriority w:val="21"/>
    <w:qFormat/>
    <w:rsid w:val="00C332D0"/>
    <w:rPr>
      <w:rFonts w:ascii="Courier New" w:eastAsia="Times New Roman" w:hAnsi="Courier New" w:cs="Courier New"/>
      <w:color w:val="000000"/>
      <w:lang w:eastAsia="de-CH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332D0"/>
    <w:pPr>
      <w:spacing w:line="240" w:lineRule="auto"/>
    </w:p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332D0"/>
    <w:rPr>
      <w:rFonts w:ascii="Arial" w:hAnsi="Arial"/>
      <w:lang w:val="de-CH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332D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332D0"/>
    <w:rPr>
      <w:rFonts w:ascii="Arial" w:hAnsi="Arial"/>
      <w:b/>
      <w:bCs/>
      <w:lang w:val="de-CH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332D0"/>
    <w:rPr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qFormat/>
    <w:rsid w:val="00C332D0"/>
    <w:pPr>
      <w:tabs>
        <w:tab w:val="center" w:pos="4536"/>
        <w:tab w:val="right" w:pos="9072"/>
      </w:tabs>
      <w:spacing w:line="240" w:lineRule="auto"/>
    </w:pPr>
    <w:rPr>
      <w:sz w:val="18"/>
    </w:rPr>
  </w:style>
  <w:style w:type="character" w:customStyle="1" w:styleId="KopfzeileZchn">
    <w:name w:val="Kopfzeile Zchn"/>
    <w:basedOn w:val="Absatz-Standardschriftart"/>
    <w:link w:val="Kopfzeile"/>
    <w:uiPriority w:val="99"/>
    <w:rsid w:val="00C332D0"/>
    <w:rPr>
      <w:rFonts w:ascii="Arial" w:hAnsi="Arial"/>
      <w:sz w:val="18"/>
      <w:lang w:val="de-CH"/>
    </w:rPr>
  </w:style>
  <w:style w:type="paragraph" w:styleId="Listenabsatz">
    <w:name w:val="List Paragraph"/>
    <w:aliases w:val="Liste1"/>
    <w:basedOn w:val="Standard"/>
    <w:uiPriority w:val="34"/>
    <w:qFormat/>
    <w:rsid w:val="00FE3ED3"/>
    <w:pPr>
      <w:numPr>
        <w:numId w:val="9"/>
      </w:numPr>
      <w:tabs>
        <w:tab w:val="left" w:pos="567"/>
        <w:tab w:val="left" w:pos="851"/>
      </w:tabs>
      <w:spacing w:before="40" w:after="40"/>
    </w:pPr>
    <w:rPr>
      <w:rFonts w:cs="Arial"/>
      <w:lang w:eastAsia="de-CH"/>
    </w:rPr>
  </w:style>
  <w:style w:type="table" w:styleId="MittlereListe2-Akzent1">
    <w:name w:val="Medium List 2 Accent 1"/>
    <w:basedOn w:val="NormaleTabelle"/>
    <w:uiPriority w:val="66"/>
    <w:rsid w:val="00C33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de-CH" w:eastAsia="de-CH"/>
    </w:rPr>
    <w:tblPr>
      <w:tblStyleRowBandSize w:val="1"/>
      <w:tblStyleColBandSize w:val="1"/>
      <w:tblBorders>
        <w:top w:val="single" w:sz="8" w:space="0" w:color="05A8AF" w:themeColor="accent1"/>
        <w:left w:val="single" w:sz="8" w:space="0" w:color="05A8AF" w:themeColor="accent1"/>
        <w:bottom w:val="single" w:sz="8" w:space="0" w:color="05A8AF" w:themeColor="accent1"/>
        <w:right w:val="single" w:sz="8" w:space="0" w:color="05A8A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5A8A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5A8A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5A8A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5A8A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F9F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F9F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tzhaltertext">
    <w:name w:val="Placeholder Text"/>
    <w:basedOn w:val="Absatz-Standardschriftart"/>
    <w:uiPriority w:val="99"/>
    <w:semiHidden/>
    <w:rsid w:val="00C332D0"/>
    <w:rPr>
      <w:color w:val="808080"/>
    </w:rPr>
  </w:style>
  <w:style w:type="character" w:customStyle="1" w:styleId="Code">
    <w:name w:val="Code"/>
    <w:basedOn w:val="Absatz-Standardschriftart"/>
    <w:rsid w:val="00C332D0"/>
    <w:rPr>
      <w:rFonts w:ascii="Courier New" w:hAnsi="Courier New" w:cs="Courier New" w:hint="default"/>
      <w:color w:val="000000"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332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332D0"/>
    <w:rPr>
      <w:rFonts w:ascii="Segoe UI" w:hAnsi="Segoe UI" w:cs="Segoe UI"/>
      <w:sz w:val="18"/>
      <w:szCs w:val="18"/>
      <w:lang w:val="de-CH"/>
    </w:rPr>
  </w:style>
  <w:style w:type="table" w:customStyle="1" w:styleId="Standardtabelleswisstopo">
    <w:name w:val="Standardtabelle_swisstopo"/>
    <w:basedOn w:val="NormaleTabelle"/>
    <w:uiPriority w:val="99"/>
    <w:rsid w:val="00C332D0"/>
    <w:pPr>
      <w:keepNext/>
      <w:keepLines/>
      <w:spacing w:after="0" w:line="240" w:lineRule="auto"/>
    </w:pPr>
    <w:rPr>
      <w:rFonts w:ascii="Arial" w:hAnsi="Arial"/>
      <w:lang w:val="de-CH"/>
    </w:rPr>
    <w:tblPr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CellMar>
        <w:top w:w="28" w:type="dxa"/>
        <w:bottom w:w="28" w:type="dxa"/>
      </w:tblCellMar>
    </w:tblPr>
    <w:trPr>
      <w:jc w:val="center"/>
    </w:trPr>
    <w:tcPr>
      <w:shd w:val="clear" w:color="auto" w:fill="FFFFFF" w:themeFill="background1"/>
    </w:tcPr>
    <w:tblStylePr w:type="firstRow">
      <w:rPr>
        <w:b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il"/>
          <w:insideV w:val="single" w:sz="2" w:space="0" w:color="auto"/>
          <w:tl2br w:val="nil"/>
          <w:tr2bl w:val="nil"/>
        </w:tcBorders>
        <w:shd w:val="clear" w:color="auto" w:fill="D9D9D9" w:themeFill="background1" w:themeFillShade="D9"/>
      </w:tcPr>
    </w:tblStylePr>
    <w:tblStylePr w:type="firstCol">
      <w:rPr>
        <w:b/>
      </w:rPr>
    </w:tblStylePr>
  </w:style>
  <w:style w:type="table" w:styleId="TabellemithellemGitternetz">
    <w:name w:val="Grid Table Light"/>
    <w:basedOn w:val="NormaleTabelle"/>
    <w:uiPriority w:val="40"/>
    <w:rsid w:val="00C332D0"/>
    <w:pPr>
      <w:spacing w:after="0" w:line="240" w:lineRule="auto"/>
    </w:pPr>
    <w:rPr>
      <w:lang w:val="de-CH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nraster">
    <w:name w:val="Table Grid"/>
    <w:basedOn w:val="NormaleTabelle"/>
    <w:uiPriority w:val="39"/>
    <w:rsid w:val="00C332D0"/>
    <w:pPr>
      <w:spacing w:after="0" w:line="240" w:lineRule="auto"/>
    </w:pPr>
    <w:rPr>
      <w:rFonts w:ascii="Arial" w:hAnsi="Arial"/>
      <w:lang w:val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aliases w:val="Titel 1"/>
    <w:next w:val="Standard"/>
    <w:link w:val="TitelZchn"/>
    <w:uiPriority w:val="10"/>
    <w:qFormat/>
    <w:rsid w:val="00C332D0"/>
    <w:pPr>
      <w:spacing w:after="120" w:line="259" w:lineRule="auto"/>
    </w:pPr>
    <w:rPr>
      <w:rFonts w:ascii="Arial" w:hAnsi="Arial"/>
      <w:sz w:val="36"/>
      <w:lang w:val="de-CH"/>
    </w:rPr>
  </w:style>
  <w:style w:type="character" w:customStyle="1" w:styleId="TitelZchn">
    <w:name w:val="Titel Zchn"/>
    <w:aliases w:val="Titel 1 Zchn"/>
    <w:basedOn w:val="Absatz-Standardschriftart"/>
    <w:link w:val="Titel"/>
    <w:uiPriority w:val="10"/>
    <w:rsid w:val="00C332D0"/>
    <w:rPr>
      <w:rFonts w:ascii="Arial" w:hAnsi="Arial"/>
      <w:sz w:val="36"/>
      <w:lang w:val="de-CH"/>
    </w:rPr>
  </w:style>
  <w:style w:type="paragraph" w:styleId="Untertitel">
    <w:name w:val="Subtitle"/>
    <w:aliases w:val="Titel 2"/>
    <w:next w:val="Standard"/>
    <w:link w:val="UntertitelZchn"/>
    <w:uiPriority w:val="11"/>
    <w:qFormat/>
    <w:rsid w:val="00C332D0"/>
    <w:pPr>
      <w:spacing w:after="120" w:line="259" w:lineRule="auto"/>
    </w:pPr>
    <w:rPr>
      <w:rFonts w:ascii="Arial" w:hAnsi="Arial"/>
      <w:sz w:val="28"/>
      <w:szCs w:val="28"/>
      <w:lang w:val="de-CH"/>
    </w:rPr>
  </w:style>
  <w:style w:type="character" w:customStyle="1" w:styleId="UntertitelZchn">
    <w:name w:val="Untertitel Zchn"/>
    <w:aliases w:val="Titel 2 Zchn"/>
    <w:basedOn w:val="Absatz-Standardschriftart"/>
    <w:link w:val="Untertitel"/>
    <w:uiPriority w:val="11"/>
    <w:rsid w:val="00C332D0"/>
    <w:rPr>
      <w:rFonts w:ascii="Arial" w:hAnsi="Arial"/>
      <w:sz w:val="28"/>
      <w:szCs w:val="28"/>
      <w:lang w:val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AB3624"/>
    <w:pPr>
      <w:tabs>
        <w:tab w:val="left" w:pos="1276"/>
        <w:tab w:val="right" w:pos="9072"/>
      </w:tabs>
      <w:spacing w:before="180"/>
      <w:ind w:left="425" w:hanging="425"/>
    </w:pPr>
    <w:rPr>
      <w:b/>
      <w:noProof/>
      <w:sz w:val="22"/>
    </w:rPr>
  </w:style>
  <w:style w:type="paragraph" w:styleId="Verzeichnis2">
    <w:name w:val="toc 2"/>
    <w:basedOn w:val="Standard"/>
    <w:next w:val="Standard"/>
    <w:autoRedefine/>
    <w:uiPriority w:val="39"/>
    <w:unhideWhenUsed/>
    <w:rsid w:val="00AB3624"/>
    <w:pPr>
      <w:tabs>
        <w:tab w:val="left" w:pos="993"/>
        <w:tab w:val="right" w:pos="9072"/>
      </w:tabs>
      <w:spacing w:before="40" w:after="40"/>
      <w:ind w:left="992" w:hanging="567"/>
    </w:pPr>
    <w:rPr>
      <w:noProof/>
    </w:rPr>
  </w:style>
  <w:style w:type="paragraph" w:styleId="Verzeichnis3">
    <w:name w:val="toc 3"/>
    <w:basedOn w:val="Standard"/>
    <w:next w:val="Standard"/>
    <w:autoRedefine/>
    <w:uiPriority w:val="39"/>
    <w:unhideWhenUsed/>
    <w:rsid w:val="00AB3624"/>
    <w:pPr>
      <w:tabs>
        <w:tab w:val="left" w:pos="1701"/>
        <w:tab w:val="right" w:pos="9072"/>
      </w:tabs>
      <w:spacing w:before="40" w:after="40"/>
      <w:ind w:left="1701" w:hanging="709"/>
    </w:pPr>
    <w:rPr>
      <w:noProof/>
    </w:rPr>
  </w:style>
  <w:style w:type="paragraph" w:customStyle="1" w:styleId="zz-Verzeichnisberschrift">
    <w:name w:val="zz-Verzeichnis Überschrift"/>
    <w:basedOn w:val="berschrift1"/>
    <w:next w:val="Standard"/>
    <w:uiPriority w:val="14"/>
    <w:qFormat/>
    <w:rsid w:val="00C332D0"/>
    <w:pPr>
      <w:numPr>
        <w:numId w:val="0"/>
      </w:numPr>
      <w:suppressLineNumbers/>
      <w:ind w:left="851" w:hanging="851"/>
    </w:pPr>
  </w:style>
  <w:style w:type="paragraph" w:customStyle="1" w:styleId="KopfzeileDepartement">
    <w:name w:val="Kopfzeile Departement"/>
    <w:basedOn w:val="Standard"/>
    <w:qFormat/>
    <w:rsid w:val="00C3446F"/>
    <w:pPr>
      <w:spacing w:after="0" w:line="200" w:lineRule="atLeast"/>
    </w:pPr>
    <w:rPr>
      <w:rFonts w:eastAsia="Calibri" w:cs="Times New Roman"/>
      <w:sz w:val="15"/>
      <w:szCs w:val="22"/>
    </w:rPr>
  </w:style>
  <w:style w:type="paragraph" w:customStyle="1" w:styleId="Haupttitel">
    <w:name w:val="Haupttitel"/>
    <w:basedOn w:val="Standard"/>
    <w:qFormat/>
    <w:rsid w:val="00C3446F"/>
    <w:pPr>
      <w:spacing w:after="0" w:line="480" w:lineRule="atLeast"/>
    </w:pPr>
    <w:rPr>
      <w:rFonts w:eastAsia="Calibri" w:cs="Times New Roman"/>
      <w:b/>
      <w:sz w:val="42"/>
      <w:szCs w:val="22"/>
    </w:rPr>
  </w:style>
  <w:style w:type="paragraph" w:styleId="StandardWeb">
    <w:name w:val="Normal (Web)"/>
    <w:basedOn w:val="Standard"/>
    <w:uiPriority w:val="99"/>
    <w:semiHidden/>
    <w:unhideWhenUsed/>
    <w:rsid w:val="00C3446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de-CH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34DE5"/>
    <w:rPr>
      <w:rFonts w:ascii="Arial" w:eastAsiaTheme="majorEastAsia" w:hAnsi="Arial"/>
      <w:b/>
      <w:sz w:val="28"/>
      <w:szCs w:val="32"/>
      <w:lang w:val="de-CH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D53C7"/>
    <w:rPr>
      <w:rFonts w:ascii="Arial" w:eastAsiaTheme="majorEastAsia" w:hAnsi="Arial"/>
      <w:b/>
      <w:sz w:val="24"/>
      <w:szCs w:val="24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D53C7"/>
    <w:rPr>
      <w:rFonts w:ascii="Arial" w:eastAsiaTheme="majorEastAsia" w:hAnsi="Arial"/>
      <w:b/>
      <w:lang w:val="de-CH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841AFA"/>
    <w:rPr>
      <w:rFonts w:ascii="Arial" w:eastAsia="Times New Roman" w:hAnsi="Arial" w:cs="Times New Roman"/>
      <w:b/>
      <w:lang w:val="de-CH" w:eastAsia="de-CH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841AFA"/>
    <w:rPr>
      <w:rFonts w:ascii="Arial" w:eastAsia="Times New Roman" w:hAnsi="Arial" w:cs="Times New Roman"/>
      <w:bCs/>
      <w:iCs/>
      <w:szCs w:val="26"/>
      <w:lang w:val="de-CH" w:eastAsia="de-CH"/>
    </w:rPr>
  </w:style>
  <w:style w:type="character" w:customStyle="1" w:styleId="berschrift6Zchn">
    <w:name w:val="Überschrift 6 Zchn"/>
    <w:aliases w:val="zz-Überschrift 6 Zchn"/>
    <w:basedOn w:val="Absatz-Standardschriftart"/>
    <w:link w:val="berschrift6"/>
    <w:uiPriority w:val="9"/>
    <w:rsid w:val="00841AFA"/>
    <w:rPr>
      <w:rFonts w:ascii="Arial" w:eastAsia="Times New Roman" w:hAnsi="Arial" w:cs="Times New Roman"/>
      <w:bCs/>
      <w:lang w:val="de-CH" w:eastAsia="de-CH"/>
    </w:rPr>
  </w:style>
  <w:style w:type="character" w:customStyle="1" w:styleId="berschrift7Zchn">
    <w:name w:val="Überschrift 7 Zchn"/>
    <w:aliases w:val="zz-Überschrift 7 Zchn"/>
    <w:basedOn w:val="Absatz-Standardschriftart"/>
    <w:link w:val="berschrift7"/>
    <w:uiPriority w:val="9"/>
    <w:rsid w:val="00841AFA"/>
    <w:rPr>
      <w:rFonts w:ascii="Arial" w:eastAsia="Times New Roman" w:hAnsi="Arial" w:cs="Times New Roman"/>
      <w:szCs w:val="24"/>
      <w:lang w:val="de-CH" w:eastAsia="de-CH"/>
    </w:rPr>
  </w:style>
  <w:style w:type="character" w:customStyle="1" w:styleId="berschrift8Zchn">
    <w:name w:val="Überschrift 8 Zchn"/>
    <w:aliases w:val="zz-Überschrift 8 Zchn"/>
    <w:basedOn w:val="Absatz-Standardschriftart"/>
    <w:link w:val="berschrift8"/>
    <w:uiPriority w:val="9"/>
    <w:rsid w:val="00841AFA"/>
    <w:rPr>
      <w:rFonts w:ascii="Arial" w:eastAsia="Times New Roman" w:hAnsi="Arial" w:cs="Times New Roman"/>
      <w:iCs/>
      <w:szCs w:val="24"/>
      <w:lang w:val="de-CH" w:eastAsia="de-CH"/>
    </w:rPr>
  </w:style>
  <w:style w:type="character" w:customStyle="1" w:styleId="berschrift9Zchn">
    <w:name w:val="Überschrift 9 Zchn"/>
    <w:aliases w:val="zz-Überschrift 9 Zchn"/>
    <w:basedOn w:val="Absatz-Standardschriftart"/>
    <w:link w:val="berschrift9"/>
    <w:uiPriority w:val="9"/>
    <w:rsid w:val="00841AFA"/>
    <w:rPr>
      <w:rFonts w:ascii="Arial" w:eastAsia="Times New Roman" w:hAnsi="Arial" w:cs="Arial"/>
      <w:lang w:val="de-CH" w:eastAsia="de-CH"/>
    </w:rPr>
  </w:style>
  <w:style w:type="paragraph" w:customStyle="1" w:styleId="TextDeckblatt">
    <w:name w:val="Text Deckblatt"/>
    <w:basedOn w:val="Standard"/>
    <w:link w:val="TextDeckblattZchn"/>
    <w:qFormat/>
    <w:rsid w:val="00B703E8"/>
    <w:pPr>
      <w:spacing w:after="0"/>
    </w:pPr>
  </w:style>
  <w:style w:type="character" w:customStyle="1" w:styleId="TextDeckblattZchn">
    <w:name w:val="Text Deckblatt Zchn"/>
    <w:basedOn w:val="Absatz-Standardschriftart"/>
    <w:link w:val="TextDeckblatt"/>
    <w:rsid w:val="00B703E8"/>
    <w:rPr>
      <w:rFonts w:ascii="Arial" w:hAnsi="Arial"/>
      <w:lang w:val="de-CH"/>
    </w:rPr>
  </w:style>
  <w:style w:type="paragraph" w:customStyle="1" w:styleId="Text7-rechts">
    <w:name w:val="Text 7 - rechts"/>
    <w:basedOn w:val="Standard"/>
    <w:next w:val="Standard"/>
    <w:uiPriority w:val="99"/>
    <w:semiHidden/>
    <w:unhideWhenUsed/>
    <w:rsid w:val="006F7A0E"/>
    <w:pPr>
      <w:spacing w:after="0" w:line="200" w:lineRule="exact"/>
      <w:jc w:val="right"/>
    </w:pPr>
    <w:rPr>
      <w:rFonts w:asciiTheme="minorHAnsi" w:hAnsiTheme="minorHAnsi"/>
      <w:sz w:val="14"/>
    </w:rPr>
  </w:style>
  <w:style w:type="paragraph" w:customStyle="1" w:styleId="Liste2">
    <w:name w:val="Liste2"/>
    <w:basedOn w:val="Listenabsatz"/>
    <w:link w:val="Liste2Zchn"/>
    <w:qFormat/>
    <w:rsid w:val="0097106F"/>
    <w:pPr>
      <w:tabs>
        <w:tab w:val="clear" w:pos="567"/>
        <w:tab w:val="clear" w:pos="851"/>
      </w:tabs>
      <w:ind w:left="568"/>
    </w:pPr>
  </w:style>
  <w:style w:type="paragraph" w:customStyle="1" w:styleId="zz-Verzeichnisse">
    <w:name w:val="zz-Verzeichnisse"/>
    <w:basedOn w:val="berschrift1"/>
    <w:link w:val="zz-VerzeichnisseZchn"/>
    <w:qFormat/>
    <w:rsid w:val="00663566"/>
    <w:pPr>
      <w:numPr>
        <w:numId w:val="0"/>
      </w:numPr>
    </w:pPr>
    <w:rPr>
      <w:lang w:eastAsia="de-CH"/>
    </w:rPr>
  </w:style>
  <w:style w:type="character" w:customStyle="1" w:styleId="Liste2Zchn">
    <w:name w:val="Liste2 Zchn"/>
    <w:basedOn w:val="Absatz-Standardschriftart"/>
    <w:link w:val="Liste2"/>
    <w:rsid w:val="0097106F"/>
    <w:rPr>
      <w:rFonts w:ascii="Arial" w:hAnsi="Arial" w:cs="Arial"/>
      <w:lang w:val="de-CH" w:eastAsia="de-CH"/>
    </w:rPr>
  </w:style>
  <w:style w:type="paragraph" w:customStyle="1" w:styleId="Liste3">
    <w:name w:val="Liste3"/>
    <w:basedOn w:val="Liste2"/>
    <w:link w:val="Liste3Zchn"/>
    <w:qFormat/>
    <w:rsid w:val="0097106F"/>
  </w:style>
  <w:style w:type="character" w:customStyle="1" w:styleId="zz-VerzeichnisseZchn">
    <w:name w:val="zz-Verzeichnisse Zchn"/>
    <w:basedOn w:val="Absatz-Standardschriftart"/>
    <w:link w:val="zz-Verzeichnisse"/>
    <w:rsid w:val="00663566"/>
    <w:rPr>
      <w:rFonts w:ascii="Arial" w:eastAsiaTheme="majorEastAsia" w:hAnsi="Arial"/>
      <w:b/>
      <w:sz w:val="28"/>
      <w:szCs w:val="32"/>
      <w:lang w:val="de-CH" w:eastAsia="de-CH"/>
    </w:rPr>
  </w:style>
  <w:style w:type="paragraph" w:styleId="Liste">
    <w:name w:val="List"/>
    <w:basedOn w:val="Standard"/>
    <w:uiPriority w:val="9"/>
    <w:semiHidden/>
    <w:unhideWhenUsed/>
    <w:qFormat/>
    <w:rsid w:val="00D8376F"/>
    <w:pPr>
      <w:ind w:left="283" w:hanging="283"/>
      <w:contextualSpacing/>
    </w:pPr>
  </w:style>
  <w:style w:type="character" w:customStyle="1" w:styleId="Liste3Zchn">
    <w:name w:val="Liste3 Zchn"/>
    <w:basedOn w:val="Liste2Zchn"/>
    <w:link w:val="Liste3"/>
    <w:rsid w:val="0097106F"/>
    <w:rPr>
      <w:rFonts w:ascii="Arial" w:hAnsi="Arial" w:cs="Arial"/>
      <w:lang w:val="de-CH" w:eastAsia="de-CH"/>
    </w:rPr>
  </w:style>
  <w:style w:type="paragraph" w:customStyle="1" w:styleId="Anhang2">
    <w:name w:val="Anhang 2"/>
    <w:basedOn w:val="berschrift2"/>
    <w:next w:val="Standard"/>
    <w:autoRedefine/>
    <w:rsid w:val="00A5459B"/>
    <w:pPr>
      <w:keepLines w:val="0"/>
      <w:numPr>
        <w:numId w:val="5"/>
      </w:numPr>
      <w:tabs>
        <w:tab w:val="left" w:pos="1900"/>
      </w:tabs>
      <w:spacing w:before="240" w:line="240" w:lineRule="auto"/>
    </w:pPr>
    <w:rPr>
      <w:rFonts w:eastAsia="Times New Roman" w:cs="Arial"/>
      <w:bCs/>
      <w:iCs/>
      <w:sz w:val="28"/>
      <w:szCs w:val="28"/>
    </w:rPr>
  </w:style>
  <w:style w:type="paragraph" w:customStyle="1" w:styleId="Anhang3">
    <w:name w:val="Anhang 3"/>
    <w:basedOn w:val="berschrift3"/>
    <w:next w:val="Standard"/>
    <w:autoRedefine/>
    <w:rsid w:val="00DE6C36"/>
    <w:pPr>
      <w:keepLines w:val="0"/>
      <w:numPr>
        <w:numId w:val="5"/>
      </w:numPr>
      <w:spacing w:before="240" w:line="240" w:lineRule="auto"/>
    </w:pPr>
    <w:rPr>
      <w:rFonts w:eastAsia="Times New Roman" w:cs="Arial"/>
      <w:bCs/>
      <w:sz w:val="26"/>
      <w:szCs w:val="26"/>
      <w:lang w:val="en-US"/>
    </w:rPr>
  </w:style>
  <w:style w:type="table" w:customStyle="1" w:styleId="Standardtabelleswisstopo1">
    <w:name w:val="Standardtabelle_swisstopo1"/>
    <w:basedOn w:val="NormaleTabelle"/>
    <w:uiPriority w:val="99"/>
    <w:rsid w:val="00634940"/>
    <w:pPr>
      <w:keepNext/>
      <w:keepLines/>
      <w:spacing w:after="0" w:line="240" w:lineRule="auto"/>
    </w:pPr>
    <w:rPr>
      <w:rFonts w:ascii="Arial" w:hAnsi="Arial"/>
      <w:lang w:val="de-CH"/>
    </w:rPr>
    <w:tblPr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CellMar>
        <w:top w:w="28" w:type="dxa"/>
        <w:bottom w:w="28" w:type="dxa"/>
      </w:tblCellMar>
    </w:tblPr>
    <w:trPr>
      <w:jc w:val="center"/>
    </w:trPr>
    <w:tcPr>
      <w:shd w:val="clear" w:color="auto" w:fill="FFFFFF" w:themeFill="background1"/>
    </w:tcPr>
    <w:tblStylePr w:type="firstRow">
      <w:rPr>
        <w:b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il"/>
          <w:insideV w:val="single" w:sz="2" w:space="0" w:color="auto"/>
          <w:tl2br w:val="nil"/>
          <w:tr2bl w:val="nil"/>
        </w:tcBorders>
        <w:shd w:val="clear" w:color="auto" w:fill="D9D9D9" w:themeFill="background1" w:themeFillShade="D9"/>
      </w:tcPr>
    </w:tblStylePr>
    <w:tblStylePr w:type="firstCol">
      <w:rPr>
        <w:b/>
      </w:rPr>
    </w:tblStylePr>
  </w:style>
  <w:style w:type="paragraph" w:customStyle="1" w:styleId="TabulatorLU">
    <w:name w:val="Tabulator LU"/>
    <w:basedOn w:val="Standard"/>
    <w:link w:val="TabulatorLUCar"/>
    <w:rsid w:val="004001E8"/>
    <w:pPr>
      <w:widowControl w:val="0"/>
      <w:tabs>
        <w:tab w:val="left" w:pos="851"/>
        <w:tab w:val="left" w:pos="1701"/>
        <w:tab w:val="left" w:pos="2552"/>
        <w:tab w:val="left" w:pos="3686"/>
        <w:tab w:val="left" w:pos="4536"/>
        <w:tab w:val="left" w:pos="5670"/>
        <w:tab w:val="left" w:pos="6521"/>
      </w:tabs>
      <w:adjustRightInd w:val="0"/>
      <w:spacing w:before="0" w:after="0" w:line="240" w:lineRule="auto"/>
      <w:jc w:val="both"/>
      <w:textAlignment w:val="baseline"/>
    </w:pPr>
    <w:rPr>
      <w:rFonts w:ascii="Helvetica 45 Light" w:eastAsia="Times New Roman" w:hAnsi="Helvetica 45 Light" w:cs="Courier New"/>
      <w:color w:val="000000"/>
      <w:szCs w:val="16"/>
    </w:rPr>
  </w:style>
  <w:style w:type="character" w:customStyle="1" w:styleId="TabulatorLUCar">
    <w:name w:val="Tabulator LU Car"/>
    <w:basedOn w:val="Absatz-Standardschriftart"/>
    <w:link w:val="TabulatorLU"/>
    <w:rsid w:val="004001E8"/>
    <w:rPr>
      <w:rFonts w:ascii="Helvetica 45 Light" w:eastAsia="Times New Roman" w:hAnsi="Helvetica 45 Light" w:cs="Courier New"/>
      <w:color w:val="000000"/>
      <w:szCs w:val="16"/>
      <w:lang w:val="de-CH"/>
    </w:rPr>
  </w:style>
  <w:style w:type="paragraph" w:customStyle="1" w:styleId="ListWithNumbers">
    <w:name w:val="ListWithNumbers"/>
    <w:basedOn w:val="Standard"/>
    <w:rsid w:val="004001E8"/>
    <w:pPr>
      <w:numPr>
        <w:numId w:val="7"/>
      </w:numPr>
      <w:adjustRightInd w:val="0"/>
      <w:snapToGrid w:val="0"/>
      <w:spacing w:before="0" w:after="0" w:line="260" w:lineRule="atLeast"/>
    </w:pPr>
    <w:rPr>
      <w:rFonts w:eastAsia="Times New Roman" w:cs="Times New Roman"/>
      <w:szCs w:val="24"/>
      <w:lang w:eastAsia="de-CH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95BB3"/>
    <w:rPr>
      <w:color w:val="605E5C"/>
      <w:shd w:val="clear" w:color="auto" w:fill="E1DFDD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236C24"/>
    <w:pPr>
      <w:spacing w:before="0" w:after="0" w:line="240" w:lineRule="auto"/>
    </w:p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236C24"/>
    <w:rPr>
      <w:rFonts w:ascii="Arial" w:hAnsi="Arial"/>
      <w:lang w:val="de-CH"/>
    </w:rPr>
  </w:style>
  <w:style w:type="character" w:styleId="Endnotenzeichen">
    <w:name w:val="endnote reference"/>
    <w:basedOn w:val="Absatz-Standardschriftart"/>
    <w:uiPriority w:val="99"/>
    <w:semiHidden/>
    <w:unhideWhenUsed/>
    <w:rsid w:val="00236C24"/>
    <w:rPr>
      <w:vertAlign w:val="superscript"/>
    </w:rPr>
  </w:style>
  <w:style w:type="paragraph" w:styleId="berarbeitung">
    <w:name w:val="Revision"/>
    <w:hidden/>
    <w:uiPriority w:val="99"/>
    <w:semiHidden/>
    <w:rsid w:val="00B30FF3"/>
    <w:pPr>
      <w:spacing w:after="0" w:line="240" w:lineRule="auto"/>
    </w:pPr>
    <w:rPr>
      <w:rFonts w:ascii="Arial" w:hAnsi="Arial"/>
      <w:lang w:val="de-CH"/>
    </w:rPr>
  </w:style>
  <w:style w:type="character" w:styleId="BesuchterLink">
    <w:name w:val="FollowedHyperlink"/>
    <w:basedOn w:val="Absatz-Standardschriftart"/>
    <w:uiPriority w:val="99"/>
    <w:semiHidden/>
    <w:unhideWhenUsed/>
    <w:rsid w:val="00A806F6"/>
    <w:rPr>
      <w:color w:val="0563C1" w:themeColor="followedHyperlink"/>
      <w:u w:val="single"/>
    </w:rPr>
  </w:style>
  <w:style w:type="paragraph" w:customStyle="1" w:styleId="Default">
    <w:name w:val="Default"/>
    <w:rsid w:val="00256474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de-CH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26" Type="http://schemas.openxmlformats.org/officeDocument/2006/relationships/hyperlink" Target="https://www.fedlex.admin.ch/eli/cc/2023/530/de" TargetMode="External"/><Relationship Id="rId39" Type="http://schemas.openxmlformats.org/officeDocument/2006/relationships/image" Target="media/image18.png"/><Relationship Id="rId21" Type="http://schemas.openxmlformats.org/officeDocument/2006/relationships/header" Target="header3.xml"/><Relationship Id="rId34" Type="http://schemas.openxmlformats.org/officeDocument/2006/relationships/image" Target="media/image13.png"/><Relationship Id="rId42" Type="http://schemas.openxmlformats.org/officeDocument/2006/relationships/header" Target="header6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mailto:vermessung@swisstopo.ch" TargetMode="External"/><Relationship Id="rId29" Type="http://schemas.openxmlformats.org/officeDocument/2006/relationships/hyperlink" Target="http://www.cadastre.ch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fedlex.admin.ch/eli/cc/2013/3" TargetMode="External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header" Target="header4.xml"/><Relationship Id="rId45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hyperlink" Target="https://www.cadastre-manual.admin.ch/de" TargetMode="External"/><Relationship Id="rId23" Type="http://schemas.openxmlformats.org/officeDocument/2006/relationships/hyperlink" Target="https://fedlex.data.admin.ch/eli/cc/2008/388" TargetMode="External"/><Relationship Id="rId28" Type="http://schemas.openxmlformats.org/officeDocument/2006/relationships/hyperlink" Target="https://www.cadastre.ch" TargetMode="External"/><Relationship Id="rId36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31" Type="http://schemas.openxmlformats.org/officeDocument/2006/relationships/image" Target="media/image10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vermessung@swisstopo.ch" TargetMode="External"/><Relationship Id="rId22" Type="http://schemas.openxmlformats.org/officeDocument/2006/relationships/footer" Target="footer2.xml"/><Relationship Id="rId27" Type="http://schemas.openxmlformats.org/officeDocument/2006/relationships/hyperlink" Target="https://www.cadastre-manual.admin.ch/de/weisungen-amtliche-vermessung" TargetMode="External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hyperlink" Target="http://www.cadastre.ch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www.cadastre-manual.admin.ch/de" TargetMode="External"/><Relationship Id="rId25" Type="http://schemas.openxmlformats.org/officeDocument/2006/relationships/hyperlink" Target="https://www.fedlex.admin.ch/eli/cc/1992/2446_2446_2446" TargetMode="External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theme" Target="theme/theme1.xml"/><Relationship Id="rId20" Type="http://schemas.openxmlformats.org/officeDocument/2006/relationships/footer" Target="footer1.xml"/><Relationship Id="rId41" Type="http://schemas.openxmlformats.org/officeDocument/2006/relationships/header" Target="header5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CD Bund Design">
  <a:themeElements>
    <a:clrScheme name="CD Bund_Farben">
      <a:dk1>
        <a:sysClr val="windowText" lastClr="000000"/>
      </a:dk1>
      <a:lt1>
        <a:sysClr val="window" lastClr="FFFFFF"/>
      </a:lt1>
      <a:dk2>
        <a:srgbClr val="44546A"/>
      </a:dk2>
      <a:lt2>
        <a:srgbClr val="E6E6E6"/>
      </a:lt2>
      <a:accent1>
        <a:srgbClr val="05A8AF"/>
      </a:accent1>
      <a:accent2>
        <a:srgbClr val="294171"/>
      </a:accent2>
      <a:accent3>
        <a:srgbClr val="F1E21A"/>
      </a:accent3>
      <a:accent4>
        <a:srgbClr val="E1AE3A"/>
      </a:accent4>
      <a:accent5>
        <a:srgbClr val="BB006A"/>
      </a:accent5>
      <a:accent6>
        <a:srgbClr val="939393"/>
      </a:accent6>
      <a:hlink>
        <a:srgbClr val="0563C1"/>
      </a:hlink>
      <a:folHlink>
        <a:srgbClr val="0563C1"/>
      </a:folHlink>
    </a:clrScheme>
    <a:fontScheme name="CD_Bund_Schriften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F9967-CE6D-4F1A-8CC0-003F95D5E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2521</Words>
  <Characters>15885</Characters>
  <Application>Microsoft Office Word</Application>
  <DocSecurity>0</DocSecurity>
  <Lines>132</Lines>
  <Paragraphs>36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Markwalder Karin swisstopo</dc:creator>
  <cp:keywords/>
  <dc:description/>
  <cp:lastModifiedBy>Macrì Francesco BJ</cp:lastModifiedBy>
  <cp:revision>14</cp:revision>
  <cp:lastPrinted>2024-06-04T08:30:00Z</cp:lastPrinted>
  <dcterms:created xsi:type="dcterms:W3CDTF">2025-04-02T07:29:00Z</dcterms:created>
  <dcterms:modified xsi:type="dcterms:W3CDTF">2026-04-15T04:58:00Z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45c3252-146d-46f3-8062-82cd8c8d7e7d_Enabled">
    <vt:lpwstr>true</vt:lpwstr>
  </property>
  <property fmtid="{D5CDD505-2E9C-101B-9397-08002B2CF9AE}" pid="3" name="MSIP_Label_245c3252-146d-46f3-8062-82cd8c8d7e7d_SetDate">
    <vt:lpwstr>2025-09-04T07:24:02Z</vt:lpwstr>
  </property>
  <property fmtid="{D5CDD505-2E9C-101B-9397-08002B2CF9AE}" pid="4" name="MSIP_Label_245c3252-146d-46f3-8062-82cd8c8d7e7d_Method">
    <vt:lpwstr>Privileged</vt:lpwstr>
  </property>
  <property fmtid="{D5CDD505-2E9C-101B-9397-08002B2CF9AE}" pid="5" name="MSIP_Label_245c3252-146d-46f3-8062-82cd8c8d7e7d_Name">
    <vt:lpwstr>L1</vt:lpwstr>
  </property>
  <property fmtid="{D5CDD505-2E9C-101B-9397-08002B2CF9AE}" pid="6" name="MSIP_Label_245c3252-146d-46f3-8062-82cd8c8d7e7d_SiteId">
    <vt:lpwstr>6ae27add-8276-4a38-88c1-3a9c1f973767</vt:lpwstr>
  </property>
  <property fmtid="{D5CDD505-2E9C-101B-9397-08002B2CF9AE}" pid="7" name="MSIP_Label_245c3252-146d-46f3-8062-82cd8c8d7e7d_ActionId">
    <vt:lpwstr>966ad2df-7533-460c-b26a-9801013a9898</vt:lpwstr>
  </property>
  <property fmtid="{D5CDD505-2E9C-101B-9397-08002B2CF9AE}" pid="8" name="MSIP_Label_245c3252-146d-46f3-8062-82cd8c8d7e7d_ContentBits">
    <vt:lpwstr>0</vt:lpwstr>
  </property>
  <property fmtid="{D5CDD505-2E9C-101B-9397-08002B2CF9AE}" pid="9" name="MSIP_Label_245c3252-146d-46f3-8062-82cd8c8d7e7d_Tag">
    <vt:lpwstr>10, 0, 1, 1</vt:lpwstr>
  </property>
</Properties>
</file>